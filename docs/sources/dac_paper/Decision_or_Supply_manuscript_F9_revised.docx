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Decision or Supply? Testing Explanations of Delay Between a Pandemic Warning and the Delivery of Protective Equipment</w:t>
      </w:r>
    </w:p>
    <w:bookmarkStart w:id="20" w:name="abstract"/>
    <w:p>
      <w:pPr>
        <w:pStyle w:val="Heading1"/>
      </w:pPr>
      <w:r>
        <w:t xml:space="preserve">Abstract</w:t>
      </w:r>
    </w:p>
    <w:p>
      <w:pPr>
        <w:pStyle w:val="FirstParagraph"/>
      </w:pPr>
      <w:r>
        <w:t xml:space="preserve">Delay between a validated warning and delivered response is usually measured, when it is measured at all, as elapsed time, which cannot show whether delivery was held back by the decision to act or by the availability of what was needed. This article shows when dated records can tell the two apart. It defines a profile of dated events from warning to first verified delivery, with rules for firm orders, delivery end points and imprecise or contested dates, and shows that separating decision-limited from supply-limited delay requires at least two orders of the same good, each paired with its own delivery and placed on different dates. It applies the profile to personal protective equipment after the WHO declaration of 30 January 2020 in Belgium, France, Germany, the Netherlands and Sweden and at European Union level, and tests eleven explanations against five Belgian federal mask orders paired with their deliveries. The record rejects a delay common to the purchasing service and bounds any such delay at five days: surgical masks ordered on 15 March arrived in 5 days, respirators ordered on 16 March in 21. It also rejects waiting for European joint procurement. Whether the respirator delay was set by the decision or by supply turns on contested testimony about the date of the first order, and the article identifies the records that would settle it. </w:t>
      </w:r>
      <w:del w:id="1001" w:author="Claude" w:date="2026-10-28T00:00:00Z">
        <w:r>
          <w:delText xml:space="preserve">Across countries, first deliveries fell within six days of one another although first orders were weeks apart.</w:delText>
        </w:r>
      </w:del>
      <w:ins w:id="1002" w:author="Claude" w:date="2026-10-28T00:00:00Z">
        <w:r>
          <w:t xml:space="preserve">Across countries, first deliveries in Belgium, Germany and the Netherlands fell within 5–11 days of one another; their first orders were 2–16 days apart under the better-supported reading of the Belgian testimony and 31–49 days apart under the others.</w:t>
        </w:r>
      </w:ins>
      <w:r>
        <w:t xml:space="preserve"> The method turns elapsed time into tests that eliminate explanations and shows where the public record stops. Event files and code are openly available.</w:t>
      </w:r>
    </w:p>
    <w:p>
      <w:pPr>
        <w:pStyle w:val="BodyText"/>
      </w:pPr>
      <w:r>
        <w:rPr>
          <w:bCs/>
          <w:b/>
        </w:rPr>
        <w:t xml:space="preserve">Keywords:</w:t>
      </w:r>
      <w:r>
        <w:t xml:space="preserve"> early warning; crisis management; warning-response gap; COVID-19; personal protective equipment; process tracing</w:t>
      </w:r>
    </w:p>
    <w:p>
      <w:pPr>
        <w:pStyle w:val="BodyText"/>
      </w:pPr>
      <w:r>
        <w:rPr>
          <w:bCs/>
          <w:b/>
        </w:rPr>
        <w:t xml:space="preserve">Practitioner points</w:t>
      </w:r>
    </w:p>
    <w:p>
      <w:pPr>
        <w:numPr>
          <w:ilvl w:val="0"/>
          <w:numId w:val="1001"/>
        </w:numPr>
        <w:pStyle w:val="Compact"/>
      </w:pPr>
      <w:r>
        <w:t xml:space="preserve">Record each order together with the delivery of that same order. An interval from the first order to the first delivery can join unrelated goods and says nothing about why delivery took the time it did.</w:t>
      </w:r>
    </w:p>
    <w:p>
      <w:pPr>
        <w:numPr>
          <w:ilvl w:val="0"/>
          <w:numId w:val="1001"/>
        </w:numPr>
        <w:pStyle w:val="Compact"/>
      </w:pPr>
      <w:r>
        <w:t xml:space="preserve">One order cannot show whether a delay lay in the decision or in supply; several orders of the same good, placed on different dates, can. If delivery dates do not move with order dates, ordering earlier would not have brought earlier delivery.</w:t>
      </w:r>
    </w:p>
    <w:p>
      <w:pPr>
        <w:numPr>
          <w:ilvl w:val="0"/>
          <w:numId w:val="1001"/>
        </w:numPr>
        <w:pStyle w:val="Compact"/>
      </w:pPr>
      <w:r>
        <w:t xml:space="preserve">Keep, for each consignment, the supplier’s promised delivery date, the date of any conformity approval and the date of onward distribution. These records settle the questions that order and delivery dates leave open.</w:t>
      </w:r>
    </w:p>
    <w:bookmarkEnd w:id="20"/>
    <w:bookmarkStart w:id="21" w:name="introduction"/>
    <w:p>
      <w:pPr>
        <w:pStyle w:val="Heading1"/>
      </w:pPr>
      <w:r>
        <w:t xml:space="preserve">1. Introduction</w:t>
      </w:r>
    </w:p>
    <w:p>
      <w:pPr>
        <w:pStyle w:val="FirstParagraph"/>
      </w:pPr>
      <w:r>
        <w:t xml:space="preserve">The gap between early warning and response is one of the oldest problems in crisis management, from the “warning-response problem” of preventive diplomacy (George &amp; Holl, 1997) to late response to clear drought warnings in the Horn of Africa (Hillier &amp; Dempsey, 2012) and the costs of neglected warnings traced in </w:t>
      </w:r>
      <w:r>
        <w:rPr>
          <w:iCs/>
          <w:i/>
        </w:rPr>
        <w:t xml:space="preserve">Late lessons from early warnings</w:t>
      </w:r>
      <w:r>
        <w:t xml:space="preserve"> (European Environment Agency, 2001, 2013); reviews of conflict early warning still call the link to action the field’s central weakness (Muggah &amp; Whitlock, 2022). Assessing the EU’s response to COVID-19, Boin and Rhinard (2023) describe a warning paradox: the threat was flagged quickly while action lagged. Work on transboundary crises explains why the link is hard to make when response depends on several levels of government (Ansell et al., 2010), and comparative work traces national variation in pandemic responses to policy capacity (Capano et al., 2020).</w:t>
      </w:r>
    </w:p>
    <w:p>
      <w:pPr>
        <w:pStyle w:val="BodyText"/>
      </w:pPr>
      <w:r>
        <w:t xml:space="preserve">That such a delay can be divided into parts is not new: Friedman (1948) divided the lag of stabilisation policy into recognition, decision and effect, the origin of the familiar distinction between “inside” and “outside” lags. What crisis management lacks is a way to test, from dated records, which part held a response back. During COVID-19, the Oxford COVID-19 Government Response Tracker coded government measures daily in more than 180 countries (Hale et al., 2021), and time-to-event analyses estimated how quickly governments introduced containment (Siedschlag &amp; Yan, 2020). Such datasets record when measures were adopted; they were not designed to record procurement or delivery (Lindström, 2023). Anticipatory action reports the same gap: the timeliness of action still lacks a defined measure (Chaves-Gonzalez et al., 2022).</w:t>
      </w:r>
    </w:p>
    <w:p>
      <w:pPr>
        <w:pStyle w:val="BodyText"/>
      </w:pPr>
      <w:r>
        <w:t xml:space="preserve">This article asks a narrower question than how long the response took: can dated records of orders and of the deliveries of those same orders distinguish a delay set by the decision to order from a delay set by the availability of supply, and, where they cannot, what evidence would? The distinction matters for preparedness. If delivery was limited by the decision, ordering earlier would have brought protection earlier; if it was limited by supply, it would not, and the remedy lies in stocks, production capacity or access to suppliers. The two mechanisms can produce the same interval between an order and its delivery, so the interval alone cannot tell them apart.</w:t>
      </w:r>
    </w:p>
    <w:p>
      <w:pPr>
        <w:pStyle w:val="BodyText"/>
      </w:pPr>
      <w:r>
        <w:t xml:space="preserve">The question is asked of the procurement and delivery of personal protective equipment (PPE) for health systems in the first months of COVID-19. European countries faced the same validated warning and the same collapse of supply, centred on China, which produced about half of the world’s surgical masks (Gereffi, 2020) and whose exports to the EU fell in early 2020 while member states restricted their own (Bown, 2022). The first-wave response was reconstructed in detail by parliamentary inquiries, and the Belgian inquiry recorded federal orders together with the delivery dates of those same orders. In the United Kingdom, the National Audit Office found that much PPE ordered from new suppliers “took a long time to be delivered” (National Audit Office, 2020, para. 2.22), but its data do not link orders to their deliveries.</w:t>
      </w:r>
    </w:p>
    <w:p>
      <w:pPr>
        <w:pStyle w:val="BodyText"/>
      </w:pPr>
      <w:r>
        <w:t xml:space="preserve">We define a profile of dated events from warning to first verified delivery, diagnostic-to-actuation coupling (DAC), show what paired orders can and cannot identify, and test eleven explanations of the Belgian delay against five federal mask orders. The record rejects a delay common to the purchasing service: surgical masks ordered on 15 March 2020 were delivered in 5 days and FFP2 respirators ordered the next day in 21, so any delay common to the service’s orders was at most five days. It rejects waiting for European joint procurement. It leaves open whether the respirator delay was set by the decision or by supply, because testimony on the date of the first order conflicts, and it names the records that would decide. </w:t>
      </w:r>
      <w:del w:id="1003" w:author="Claude" w:date="2026-10-28T00:00:00Z">
        <w:r>
          <w:delText xml:space="preserve">Across the five member states and the EU level, first deliveries in the import-dependent countries fell within six days of one another although their first orders were weeks apart.</w:delText>
        </w:r>
      </w:del>
      <w:ins w:id="1004" w:author="Claude" w:date="2026-10-28T00:00:00Z">
        <w:r>
          <w:t xml:space="preserve">Across the five member states and the EU level, first deliveries in Belgium, Germany and the Netherlands fell within 5–11 days of one another, while their first orders were 2–16 days apart under the better-supported reading of the Belgian testimony and 31–49 days apart under the others.</w:t>
        </w:r>
      </w:ins>
    </w:p>
    <w:p>
      <w:pPr>
        <w:pStyle w:val="BodyText"/>
      </w:pPr>
      <w:r>
        <w:t xml:space="preserve">The article makes three contributions. It specifies a reproducible event profile with rules for imprecise and contested dates and for pairing orders with their own deliveries. It states, as a proposition, what paired records must contain to separate decision-limited from supply-limited delay, and places the test within process tracing. And it applies the test to official records, showing which explanations they eliminate, which they leave standing and which further records would decide. Section 2 defines the profile and the identification result, Section 3 describes the data, Section 4 reports the tests and the cross-case profiles, Section 5 examines cross-case explanations, and Sections 6 and 7 discuss implications and limits.</w:t>
      </w:r>
    </w:p>
    <w:bookmarkEnd w:id="21"/>
    <w:bookmarkStart w:id="25" w:name="the-profile-and-what-it-can-identify"/>
    <w:p>
      <w:pPr>
        <w:pStyle w:val="Heading1"/>
      </w:pPr>
      <w:r>
        <w:t xml:space="preserve">2. The profile and what it can identify</w:t>
      </w:r>
    </w:p>
    <w:bookmarkStart w:id="22" w:name="the-dac-profile"/>
    <w:p>
      <w:pPr>
        <w:pStyle w:val="Heading2"/>
      </w:pPr>
      <w:r>
        <w:t xml:space="preserve">2.1 The DAC profile</w:t>
      </w:r>
    </w:p>
    <w:p>
      <w:pPr>
        <w:pStyle w:val="FirstParagraph"/>
      </w:pPr>
      <w:r>
        <w:t xml:space="preserve">The profile is a set of dated events and the intervals between them, computed from an event file in which every event carries a date, a sublayer, a description and a source. It is not aggregated into a single score: no weighting of its components is justified a priori, and they do not move together.</w:t>
      </w:r>
    </w:p>
    <w:p>
      <w:pPr>
        <w:pStyle w:val="BodyText"/>
      </w:pPr>
      <w:r>
        <w:rPr>
          <w:iCs/>
          <w:i/>
        </w:rPr>
        <w:t xml:space="preserve">Validation threshold.</w:t>
      </w:r>
      <w:r>
        <w:t xml:space="preserve"> t0 is the date on which a danger is validated by a body with recognised authority for the hazard, here the WHO declaration of a Public Health Emergency of International Concern on 30 January 2020. An alternative threshold is reported (Section 4.3).</w:t>
      </w:r>
    </w:p>
    <w:p>
      <w:pPr>
        <w:pStyle w:val="BodyText"/>
      </w:pPr>
      <w:r>
        <w:rPr>
          <w:iCs/>
          <w:i/>
        </w:rPr>
        <w:t xml:space="preserve">Response scale.</w:t>
      </w:r>
      <w:r>
        <w:t xml:space="preserve"> The profile describes one system at a stated scale, a national government or the EU level, and coding is scale-dependent: a national export ban is a binding act in the profile of the country that adopts it and a counter-measure in the profile of the EU.</w:t>
      </w:r>
    </w:p>
    <w:p>
      <w:pPr>
        <w:pStyle w:val="BodyText"/>
      </w:pPr>
      <w:r>
        <w:rPr>
          <w:iCs/>
          <w:i/>
        </w:rPr>
        <w:t xml:space="preserve">Sublayers.</w:t>
      </w:r>
      <w:r>
        <w:t xml:space="preserve"> The </w:t>
      </w:r>
      <w:r>
        <w:rPr>
          <w:iCs/>
          <w:i/>
        </w:rPr>
        <w:t xml:space="preserve">first firm order</w:t>
      </w:r>
      <w:r>
        <w:t xml:space="preserve"> is the first purchase order or contract for the means of response intended for general supply; inquiries, options and purchases whose documented use was a single mission are excluded, and an EU tender is recorded separately. The </w:t>
      </w:r>
      <w:r>
        <w:rPr>
          <w:iCs/>
          <w:i/>
        </w:rPr>
        <w:t xml:space="preserve">first binding act</w:t>
      </w:r>
      <w:r>
        <w:t xml:space="preserve"> is the first legally binding act concerning the response. </w:t>
      </w:r>
      <w:r>
        <w:rPr>
          <w:iCs/>
          <w:i/>
        </w:rPr>
        <w:t xml:space="preserve">Budget</w:t>
      </w:r>
      <w:r>
        <w:t xml:space="preserve"> is the first funding legally earmarked for it. </w:t>
      </w:r>
      <w:r>
        <w:rPr>
          <w:iCs/>
          <w:i/>
        </w:rPr>
        <w:t xml:space="preserve">First verified delivery</w:t>
      </w:r>
      <w:r>
        <w:t xml:space="preserve"> is the first physical delivery to the first distribution level below the responding authority; offers, contracts and announced arrivals are excluded, and delivery to providers is a secondary end point. </w:t>
      </w:r>
      <w:r>
        <w:rPr>
          <w:iCs/>
          <w:i/>
        </w:rPr>
        <w:t xml:space="preserve">Institutionalisation</w:t>
      </w:r>
      <w:r>
        <w:t xml:space="preserve"> is the first permanent body created for the hazard. </w:t>
      </w:r>
      <w:r>
        <w:rPr>
          <w:iCs/>
          <w:i/>
        </w:rPr>
        <w:t xml:space="preserve">Counter-measures</w:t>
      </w:r>
      <w:r>
        <w:t xml:space="preserve"> are acts by one level against the response of another, in either direction.</w:t>
      </w:r>
    </w:p>
    <w:p>
      <w:pPr>
        <w:pStyle w:val="BodyText"/>
      </w:pPr>
      <w:r>
        <w:rPr>
          <w:iCs/>
          <w:i/>
        </w:rPr>
        <w:t xml:space="preserve">Pairing.</w:t>
      </w:r>
      <w:r>
        <w:t xml:space="preserve"> The interval from the first firm order to the first delivery is </w:t>
      </w:r>
      <w:r>
        <w:rPr>
          <w:iCs/>
          <w:i/>
        </w:rPr>
        <w:t xml:space="preserve">unpaired</w:t>
      </w:r>
      <w:r>
        <w:t xml:space="preserve">: the first delivery may consist of goods from donations, regional purchases or other orders. Where a source links a delivery to the order it fulfils, the interval between them is a </w:t>
      </w:r>
      <w:r>
        <w:rPr>
          <w:iCs/>
          <w:i/>
        </w:rPr>
        <w:t xml:space="preserve">paired lag</w:t>
      </w:r>
      <w:r>
        <w:t xml:space="preserve">.</w:t>
      </w:r>
    </w:p>
    <w:p>
      <w:pPr>
        <w:pStyle w:val="BodyText"/>
      </w:pPr>
      <w:r>
        <w:rPr>
          <w:iCs/>
          <w:i/>
        </w:rPr>
        <w:t xml:space="preserve">Imprecise, missing and contested dates.</w:t>
      </w:r>
      <w:r>
        <w:t xml:space="preserve"> A date known only as “not before” or “not after” is a sourced bound, and one known to fall within a period is a window; where no lower bound is sourced, the window opens at t0. Missing and censored values are reported separately and none is imputed. Where sources conflict, each reading is recorded and every result is reported under each. Statistics are evaluated over all dates consistent with the windows.</w:t>
      </w:r>
    </w:p>
    <w:bookmarkEnd w:id="22"/>
    <w:bookmarkStart w:id="23" w:name="X496a740c6e2b6886b028809e19e730a4a2e2ed9"/>
    <w:p>
      <w:pPr>
        <w:pStyle w:val="Heading2"/>
      </w:pPr>
      <w:r>
        <w:t xml:space="preserve">2.2 Identification: decision-limited and supply-limited delay</w:t>
      </w:r>
    </w:p>
    <w:p>
      <w:pPr>
        <w:pStyle w:val="FirstParagraph"/>
      </w:pPr>
      <w:r>
        <w:t xml:space="preserve">Let an authority place orders i = 1, …, n for one good, on dates O_i, and let D_i be the first verified delivery of order i. Two mechanisms are compared.</w:t>
      </w:r>
    </w:p>
    <w:p>
      <w:pPr>
        <w:numPr>
          <w:ilvl w:val="0"/>
          <w:numId w:val="1002"/>
        </w:numPr>
        <w:pStyle w:val="Compact"/>
      </w:pPr>
      <w:r>
        <w:rPr>
          <w:iCs/>
          <w:i/>
        </w:rPr>
        <w:t xml:space="preserve">Decision-limited (M1):</w:t>
      </w:r>
      <w:r>
        <w:t xml:space="preserve"> D_i = O_i + k. Once ordered, the good takes a fixed time k to arrive, so delivery moves one-for-one with the order date.</w:t>
      </w:r>
    </w:p>
    <w:p>
      <w:pPr>
        <w:numPr>
          <w:ilvl w:val="0"/>
          <w:numId w:val="1002"/>
        </w:numPr>
        <w:pStyle w:val="Compact"/>
      </w:pPr>
      <w:r>
        <w:rPr>
          <w:iCs/>
          <w:i/>
        </w:rPr>
        <w:t xml:space="preserve">Supply-limited (M2):</w:t>
      </w:r>
      <w:r>
        <w:t xml:space="preserve"> D_i = max(O_i + k, R). The good is not available to this buyer before a date R, set by production, allocation or export restrictions, so an order placed before R − k is delivered at R whatever its date.</w:t>
      </w:r>
    </w:p>
    <w:p>
      <w:pPr>
        <w:pStyle w:val="FirstParagraph"/>
      </w:pPr>
      <w:r>
        <w:t xml:space="preserve">For orders placed before R − k, each model has one free parameter (k or R), so their fits can be compared directly.</w:t>
      </w:r>
    </w:p>
    <w:p>
      <w:pPr>
        <w:pStyle w:val="BodyText"/>
      </w:pPr>
      <w:r>
        <w:rPr>
          <w:bCs/>
          <w:b/>
        </w:rPr>
        <w:t xml:space="preserve">Proposition 1.</w:t>
      </w:r>
      <w:r>
        <w:t xml:space="preserve"> (i) A single paired order cannot distinguish M1 from M2. (ii) Two or more paired orders of the same good, placed on different dates before R − k, can: M1 predicts D_j − D_i = O_j − O_i, and M2 predicts D_j − D_i = 0. (iii) An unpaired interval, from an order to a delivery of goods from another source, cannot distinguish them.</w:t>
      </w:r>
    </w:p>
    <w:p>
      <w:pPr>
        <w:pStyle w:val="BodyText"/>
      </w:pPr>
      <w:r>
        <w:rPr>
          <w:iCs/>
          <w:i/>
        </w:rPr>
        <w:t xml:space="preserve">Proof.</w:t>
      </w:r>
      <w:r>
        <w:t xml:space="preserve"> (i) For any observed pair with D ≥ O, M1 fits exactly with k = D − O, and M2 fits exactly with R = D and any k ≤ D − O. (ii) Under M1, D_j − D_i = (O_j + k) − (O_i + k) = O_j − O_i. Under M2, both orders satisfy O + k ≤ R, so D_i = D_j = R. The predictions differ whenever O_i ≠ O_j. (iii) If the delivery dated D is not the delivery of the order dated O, neither model constrains D − O. ∎</w:t>
      </w:r>
    </w:p>
    <w:p>
      <w:pPr>
        <w:pStyle w:val="BodyText"/>
      </w:pPr>
      <w:r>
        <w:t xml:space="preserve">The proposition is elementary; its use lies in what it rules out. Four consequences follow. First, discrimination needs orders of one good placed on different dates. The slope of delivery date on order date is 1 under M1 and 0 under M2; real records, with variation from transport and partial delivery, give values in between, which are informative only when order dates are spread more widely than that variation. Second, orders placed after R − k behave the same under both models, so a decision-limited pattern among late orders shows only that any supply constraint had lifted by then. Third, orders of different goods or from different suppliers may differ in k or R, so a difference between their lags does not test M1 against M2; it can test a third mechanism, a delay common to the purchasing service (M0, the same k for every good), which predicts equal lags for orders placed at the same time. Fourth, the counterfactual that matters for the warning paradox, how much earlier delivery would have come had the order been placed earlier, is O_obs − O_cf under M1 and zero under M2 for orders placed before R − k. Observed elapsed time, the mechanism behind it and its avoidable part are therefore three quantities, and the record may establish the first without the other two. Where paired orders are too few or too close together, other records can discriminate: delivery dates promised by suppliers at contracting, which under M2 cluster at R whatever the order date; production or dispatch records; or documents that date R directly.</w:t>
      </w:r>
    </w:p>
    <w:bookmarkEnd w:id="23"/>
    <w:bookmarkStart w:id="24" w:name="relation-to-existing-approaches"/>
    <w:p>
      <w:pPr>
        <w:pStyle w:val="Heading2"/>
      </w:pPr>
      <w:r>
        <w:t xml:space="preserve">2.3 Relation to existing approaches</w:t>
      </w:r>
    </w:p>
    <w:p>
      <w:pPr>
        <w:pStyle w:val="FirstParagraph"/>
      </w:pPr>
      <w:r>
        <w:t xml:space="preserve">Table 1 compares the profile with the closest approaches to dating and explaining a crisis response. None is designed to link each order to the delivery of that same order from records, which Proposition 1 requires.</w:t>
      </w:r>
    </w:p>
    <w:p>
      <w:pPr>
        <w:pStyle w:val="BodyText"/>
      </w:pPr>
      <w:r>
        <w:rPr>
          <w:bCs/>
          <w:b/>
        </w:rPr>
        <w:t xml:space="preserve">Table 1. The profile and the closest existing approaches.</w:t>
      </w:r>
    </w:p>
    <w:tbl>
      <w:tblPr>
        <w:tblStyle w:val="Table"/>
        <w:tblW w:type="pct" w:w="5000"/>
        <w:tblLook w:firstRow="1" w:lastRow="0" w:firstColumn="0" w:lastColumn="0" w:noHBand="0" w:noVBand="0" w:val="0020"/>
        <w:jc w:val="start"/>
      </w:tblPr>
      <w:tblGrid>
        <w:gridCol w:w="2084"/>
        <w:gridCol w:w="1667"/>
        <w:gridCol w:w="2084"/>
        <w:gridCol w:w="2084"/>
      </w:tblGrid>
      <w:tr>
        <w:trPr>
          <w:tblHeader w:val="true"/>
        </w:trPr>
        <w:tc>
          <w:tcPr/>
          <w:p>
            <w:pPr>
              <w:pStyle w:val="Compact"/>
              <w:jc w:val="left"/>
            </w:pPr>
            <w:r>
              <w:t xml:space="preserve">Approach (example)</w:t>
            </w:r>
          </w:p>
        </w:tc>
        <w:tc>
          <w:tcPr/>
          <w:p>
            <w:pPr>
              <w:pStyle w:val="Compact"/>
              <w:jc w:val="left"/>
            </w:pPr>
            <w:r>
              <w:t xml:space="preserve">Unit and interval</w:t>
            </w:r>
          </w:p>
        </w:tc>
        <w:tc>
          <w:tcPr/>
          <w:p>
            <w:pPr>
              <w:pStyle w:val="Compact"/>
              <w:jc w:val="left"/>
            </w:pPr>
            <w:r>
              <w:t xml:space="preserve">Can it separate decision-limited from supply-limited delay?</w:t>
            </w:r>
          </w:p>
        </w:tc>
        <w:tc>
          <w:tcPr/>
          <w:p>
            <w:pPr>
              <w:pStyle w:val="Compact"/>
              <w:jc w:val="left"/>
            </w:pPr>
            <w:r>
              <w:t xml:space="preserve">What the profile adds</w:t>
            </w:r>
          </w:p>
        </w:tc>
      </w:tr>
      <w:tr>
        <w:tc>
          <w:tcPr/>
          <w:p>
            <w:pPr>
              <w:pStyle w:val="Compact"/>
              <w:jc w:val="left"/>
            </w:pPr>
            <w:r>
              <w:t xml:space="preserve">Policy-adoption trackers (Hale et al., 2021)</w:t>
            </w:r>
          </w:p>
        </w:tc>
        <w:tc>
          <w:tcPr/>
          <w:p>
            <w:pPr>
              <w:pStyle w:val="Compact"/>
              <w:jc w:val="left"/>
            </w:pPr>
            <w:r>
              <w:t xml:space="preserve">Country-day; date a measure was adopted</w:t>
            </w:r>
          </w:p>
        </w:tc>
        <w:tc>
          <w:tcPr/>
          <w:p>
            <w:pPr>
              <w:pStyle w:val="Compact"/>
              <w:jc w:val="left"/>
            </w:pPr>
            <w:r>
              <w:t xml:space="preserve">No: orders and deliveries are not recorded</w:t>
            </w:r>
          </w:p>
        </w:tc>
        <w:tc>
          <w:tcPr/>
          <w:p>
            <w:pPr>
              <w:pStyle w:val="Compact"/>
              <w:jc w:val="left"/>
            </w:pPr>
            <w:r>
              <w:t xml:space="preserve">A delivery end point; orders paired with deliveries</w:t>
            </w:r>
          </w:p>
        </w:tc>
      </w:tr>
      <w:tr>
        <w:tc>
          <w:tcPr/>
          <w:p>
            <w:pPr>
              <w:pStyle w:val="Compact"/>
              <w:jc w:val="left"/>
            </w:pPr>
            <w:r>
              <w:t xml:space="preserve">Time-to-event analysis of adoption (Siedschlag &amp; Yan, 2020; Box-Steffensmeier &amp; Jones, 2004)</w:t>
            </w:r>
          </w:p>
        </w:tc>
        <w:tc>
          <w:tcPr/>
          <w:p>
            <w:pPr>
              <w:pStyle w:val="Compact"/>
              <w:jc w:val="left"/>
            </w:pPr>
            <w:r>
              <w:t xml:space="preserve">Country; trigger to adoption, with censoring</w:t>
            </w:r>
          </w:p>
        </w:tc>
        <w:tc>
          <w:tcPr/>
          <w:p>
            <w:pPr>
              <w:pStyle w:val="Compact"/>
              <w:jc w:val="left"/>
            </w:pPr>
            <w:r>
              <w:t xml:space="preserve">No: the outcome is adoption, not delivery</w:t>
            </w:r>
          </w:p>
        </w:tc>
        <w:tc>
          <w:tcPr/>
          <w:p>
            <w:pPr>
              <w:pStyle w:val="Compact"/>
              <w:jc w:val="left"/>
            </w:pPr>
            <w:r>
              <w:t xml:space="preserve">Steps after adoption; contested dates carried as readings</w:t>
            </w:r>
          </w:p>
        </w:tc>
      </w:tr>
      <w:tr>
        <w:tc>
          <w:tcPr/>
          <w:p>
            <w:pPr>
              <w:pStyle w:val="Compact"/>
              <w:jc w:val="left"/>
            </w:pPr>
            <w:r>
              <w:t xml:space="preserve">Audits of procurement programmes (National Audit Office, 2020)</w:t>
            </w:r>
          </w:p>
        </w:tc>
        <w:tc>
          <w:tcPr/>
          <w:p>
            <w:pPr>
              <w:pStyle w:val="Compact"/>
              <w:jc w:val="left"/>
            </w:pPr>
            <w:r>
              <w:t xml:space="preserve">Programme; volumes ordered and received by month</w:t>
            </w:r>
          </w:p>
        </w:tc>
        <w:tc>
          <w:tcPr/>
          <w:p>
            <w:pPr>
              <w:pStyle w:val="Compact"/>
              <w:jc w:val="left"/>
            </w:pPr>
            <w:r>
              <w:t xml:space="preserve">Only from documents: aggregates do not link an order to its delivery</w:t>
            </w:r>
          </w:p>
        </w:tc>
        <w:tc>
          <w:tcPr/>
          <w:p>
            <w:pPr>
              <w:pStyle w:val="Compact"/>
              <w:jc w:val="left"/>
            </w:pPr>
            <w:r>
              <w:t xml:space="preserve">Order-level pairing, so the test runs on the record</w:t>
            </w:r>
          </w:p>
        </w:tc>
      </w:tr>
      <w:tr>
        <w:tc>
          <w:tcPr/>
          <w:p>
            <w:pPr>
              <w:pStyle w:val="Compact"/>
              <w:jc w:val="left"/>
            </w:pPr>
            <w:r>
              <w:t xml:space="preserve">Interviews with procurement staff (Morales-Contreras et al., 2021)</w:t>
            </w:r>
          </w:p>
        </w:tc>
        <w:tc>
          <w:tcPr/>
          <w:p>
            <w:pPr>
              <w:pStyle w:val="Compact"/>
              <w:jc w:val="left"/>
            </w:pPr>
            <w:r>
              <w:t xml:space="preserve">Organisation; perceived lead times</w:t>
            </w:r>
          </w:p>
        </w:tc>
        <w:tc>
          <w:tcPr/>
          <w:p>
            <w:pPr>
              <w:pStyle w:val="Compact"/>
              <w:jc w:val="left"/>
            </w:pPr>
            <w:r>
              <w:t xml:space="preserve">No: perceptions, not dated events</w:t>
            </w:r>
          </w:p>
        </w:tc>
        <w:tc>
          <w:tcPr/>
          <w:p>
            <w:pPr>
              <w:pStyle w:val="Compact"/>
              <w:jc w:val="left"/>
            </w:pPr>
            <w:r>
              <w:t xml:space="preserve">Dated records of orders and deliveries</w:t>
            </w:r>
          </w:p>
        </w:tc>
      </w:tr>
      <w:tr>
        <w:tc>
          <w:tcPr/>
          <w:p>
            <w:pPr>
              <w:pStyle w:val="Compact"/>
              <w:jc w:val="left"/>
            </w:pPr>
            <w:r>
              <w:t xml:space="preserve">Supply-chain resilience models (Simchi-Levi et al., 2015)</w:t>
            </w:r>
          </w:p>
        </w:tc>
        <w:tc>
          <w:tcPr/>
          <w:p>
            <w:pPr>
              <w:pStyle w:val="Compact"/>
              <w:jc w:val="left"/>
            </w:pPr>
            <w:r>
              <w:t xml:space="preserve">Network node; time to recover from disruption, as a model input</w:t>
            </w:r>
          </w:p>
        </w:tc>
        <w:tc>
          <w:tcPr/>
          <w:p>
            <w:pPr>
              <w:pStyle w:val="Compact"/>
              <w:jc w:val="left"/>
            </w:pPr>
            <w:r>
              <w:t xml:space="preserve">Not as a test: supply disruption is assumed</w:t>
            </w:r>
          </w:p>
        </w:tc>
        <w:tc>
          <w:tcPr/>
          <w:p>
            <w:pPr>
              <w:pStyle w:val="Compact"/>
              <w:jc w:val="left"/>
            </w:pPr>
            <w:r>
              <w:t xml:space="preserve">A check, from public records, of whether delivery was set by supply at all</w:t>
            </w:r>
          </w:p>
        </w:tc>
      </w:tr>
      <w:tr>
        <w:tc>
          <w:tcPr/>
          <w:p>
            <w:pPr>
              <w:pStyle w:val="Compact"/>
              <w:jc w:val="left"/>
            </w:pPr>
            <w:r>
              <w:t xml:space="preserve">Process tracing (Collier, 2011; Beach &amp; Pedersen, 2019)</w:t>
            </w:r>
          </w:p>
        </w:tc>
        <w:tc>
          <w:tcPr/>
          <w:p>
            <w:pPr>
              <w:pStyle w:val="Compact"/>
              <w:jc w:val="left"/>
            </w:pPr>
            <w:r>
              <w:t xml:space="preserve">Case; evidence for and against a mechanism</w:t>
            </w:r>
          </w:p>
        </w:tc>
        <w:tc>
          <w:tcPr/>
          <w:p>
            <w:pPr>
              <w:pStyle w:val="Compact"/>
              <w:jc w:val="left"/>
            </w:pPr>
            <w:r>
              <w:t xml:space="preserve">Yes in principle, through within-case tests</w:t>
            </w:r>
          </w:p>
        </w:tc>
        <w:tc>
          <w:tcPr/>
          <w:p>
            <w:pPr>
              <w:pStyle w:val="Compact"/>
              <w:jc w:val="left"/>
            </w:pPr>
            <w:r>
              <w:t xml:space="preserve">A coding protocol and a specified test: which paired observations eliminate which mechanism</w:t>
            </w:r>
          </w:p>
        </w:tc>
      </w:tr>
    </w:tbl>
    <w:p>
      <w:pPr>
        <w:pStyle w:val="BodyText"/>
      </w:pPr>
      <w:r>
        <w:t xml:space="preserve">The profile is closest to process tracing and is an application of it rather than a rival. In Collier’s (2011) terms, the decision-limited prediction that delivery moves with the order date is a hoop test: an explanation that fails it is eliminated, while passing it does not confirm the explanation. What the profile adds is narrower than a new theory of crisis response: it specifies, for public records, which observations would eliminate which explanation, and it carries contested and imprecise dates through the test instead of resolving them by assumption.</w:t>
      </w:r>
    </w:p>
    <w:bookmarkEnd w:id="24"/>
    <w:bookmarkEnd w:id="25"/>
    <w:bookmarkStart w:id="28" w:name="data"/>
    <w:p>
      <w:pPr>
        <w:pStyle w:val="Heading1"/>
      </w:pPr>
      <w:r>
        <w:t xml:space="preserve">3. Data</w:t>
      </w:r>
    </w:p>
    <w:bookmarkStart w:id="26" w:name="cases-sources-and-coding"/>
    <w:p>
      <w:pPr>
        <w:pStyle w:val="Heading2"/>
      </w:pPr>
      <w:r>
        <w:t xml:space="preserve">3.1 Cases, sources and coding</w:t>
      </w:r>
    </w:p>
    <w:p>
      <w:pPr>
        <w:pStyle w:val="FirstParagraph"/>
      </w:pPr>
      <w:r>
        <w:t xml:space="preserve">The analysis covers the first response to COVID-19 in Belgium, France, Germany, the Netherlands and Sweden and at EU level. Cases were selected by the availability of an official reconstruction. For Belgium, the source is the chronology annexed to the report of the Chamber’s special committee on COVID-19, which records each event with the testimony or document that supports it and flags contradicted claims (Chamber of Representatives, 2021a, Annex 5), together with the verbatim records of the hearings it cites (Chamber of Representatives, 2021b, 2021c)</w:t>
      </w:r>
      <w:ins w:id="1005" w:author="Claude" w:date="2026-10-28T00:00:00Z">
        <w:r>
          <w:t xml:space="preserve"> and, for the first binding act, the Moniteur belge (Service public fédéral Economie, 2020)</w:t>
        </w:r>
      </w:ins>
      <w:r>
        <w:t xml:space="preserve">. For France, it is the Senate commission of inquiry (Sénat, 2020); for the Netherlands, the factual reconstruction prepared for the Ministry of Health, Welfare and Sport (Ministerie van VWS, 2021); </w:t>
      </w:r>
      <w:del w:id="1006" w:author="Claude" w:date="2026-10-28T00:00:00Z">
        <w:r>
          <w:delText xml:space="preserve">and for Sweden, the Corona Commission (SOU 2021:89).</w:delText>
        </w:r>
      </w:del>
      <w:ins w:id="1007" w:author="Claude" w:date="2026-10-28T00:00:00Z">
        <w:r>
          <w:t xml:space="preserve">and for Sweden, the Corona Commission (SOU 2021:89), with its first interim report for the first deliveries (SOU 2020:80).</w:t>
        </w:r>
      </w:ins>
      <w:r>
        <w:t xml:space="preserve"> For Germany, no comparable chronology was found, and the case rests on federal answers to parliamentary questions (Deutscher Bundestag, 2020a, 2020b), </w:t>
      </w:r>
      <w:del w:id="1008" w:author="Claude" w:date="2026-10-28T00:00:00Z">
        <w:r>
          <w:delText xml:space="preserve">the notification of the federal export ban (European Commission, 2020c) and one press report (Deutsches Ärzteblatt, 2020a).</w:delText>
        </w:r>
      </w:del>
      <w:ins w:id="1009" w:author="Claude" w:date="2026-10-28T00:00:00Z">
        <w:r>
          <w:t xml:space="preserve">the notification of the federal export ban (European Commission, 2020c), the first procurement report of the Federal Ministry of Health (Bundesministerium für Gesundheit, 2020) and a report of the Federal Court of Audit to the Bundestag (Bundesrechnungshof, 2025); one press report (Deutsches Ärzteblatt, 2020a) is used for context only.</w:t>
        </w:r>
      </w:ins>
      <w:r>
        <w:t xml:space="preserve"> The EU-level case rests on legal acts and official records.</w:t>
      </w:r>
    </w:p>
    <w:p>
      <w:pPr>
        <w:pStyle w:val="BodyText"/>
      </w:pPr>
      <w:r>
        <w:t xml:space="preserve">The firm-order rule was fixed after a first round of coding showed that a looser rule (“first recorded action”) moved Belgium’s start by more than a month; both codings are reported. Under the single-mission rule, France’s start is its order of 7 February 2020 for 28.4 million FFP2 respirators for hospitals, care homes and community practice, not that of 30 January, which was used mainly for the medical teams sent to Wuhan (Sénat, 2020). </w:t>
      </w:r>
      <w:del w:id="1010" w:author="Claude" w:date="2026-10-28T00:00:00Z">
        <w:r>
          <w:delText xml:space="preserve">Germany’s source dates the start of federal procurement (28 February) but no individual order, so its first order is a window closing at its first delivery; Sweden’s order is undated, so its window opens at t0.</w:delText>
        </w:r>
      </w:del>
      <w:ins w:id="1011" w:author="Claude" w:date="2026-10-28T00:00:00Z">
        <w:r>
          <w:t xml:space="preserve">Germany’s sources date the start of federal procurement (28 February) and the start of the ministry’s own purchase contracts, which the Court of Audit places on 9 March (Bundesrechnungshof, 2025) and the ministry’s report in mid-March (Bundesministerium für Gesundheit, 2020); its first order is therefore a window under two readings. Sweden’s first order is dated only to February 2020, when the national health agency made minor purchases (SOU 2021:89). A date given as the beginning, middle or end of a month is coded as days 1–10, 11–20 or 21 to the end of the month.</w:t>
        </w:r>
      </w:ins>
      <w:r>
        <w:t xml:space="preserve"> The uniform delivery end point is the first delivery to a distribution level: municipalities in Belgium, pharmacies supplying health professionals in France, the Länder and associations of statutory health insurance physicians in Germany, the regional networks of acute care in the Netherlands, and regions and municipalities in Sweden. </w:t>
      </w:r>
      <w:del w:id="1012" w:author="Claude" w:date="2026-10-28T00:00:00Z">
        <w:r>
          <w:delText xml:space="preserve">Binding acts are reported but not compared, because their content differs.</w:delText>
        </w:r>
      </w:del>
      <w:ins w:id="1013" w:author="Claude" w:date="2026-10-28T00:00:00Z">
        <w:r>
          <w:t xml:space="preserve">Binding acts are reported but not compared, because their content differs. The event files were coded under rules fixed before coding, by one coder, an AI model (Claude), with every cited phrase checked automatically against its source page; the coder already knew the Belgian result and several first-order codings, so every coded date and lag is a test on known history, not a blind test; the cross-case statistics are exploratory.</w:t>
        </w:r>
      </w:ins>
    </w:p>
    <w:p>
      <w:pPr>
        <w:pStyle w:val="BodyText"/>
      </w:pPr>
      <w:r>
        <w:t xml:space="preserve">Three dated supply events are recorded: China’s daily mask output of about 10 million units on 1 February and 116 million on 29 February (day 30), against about 20 million before the epidemic, reported on 2 March (National Health Commission of China, 2020); exports of 3.86 billion masks between 1 March and 5 April (days 31–66; Yicai Global, 2020); and export controls from 1 April (day 62; Ministry of Commerce of China et al., 2020). Only France held a national stock at t0, of 99 million surgical masks and no FFP2 respirators (Sénat, 2020); Belgium’s federal strategic stock had been destroyed (Chamber of Representatives, 2021a), the Netherlands had no national stock (Ministerie van VWS, 2021), the German federal government regarded pandemic stockpiling as a task of the Länder (Deutscher Bundestag, 2020b), and Swedish regions held no buffer stocks (SOU 2021:89).</w:t>
      </w:r>
    </w:p>
    <w:bookmarkEnd w:id="26"/>
    <w:bookmarkStart w:id="27" w:name="event-files-and-the-belgian-order-file"/>
    <w:p>
      <w:pPr>
        <w:pStyle w:val="Heading2"/>
      </w:pPr>
      <w:r>
        <w:t xml:space="preserve">3.2 Event files and the Belgian order file</w:t>
      </w:r>
    </w:p>
    <w:p>
      <w:pPr>
        <w:pStyle w:val="FirstParagraph"/>
      </w:pPr>
      <w:r>
        <w:t xml:space="preserve">Table 2 summarises the event files. </w:t>
      </w:r>
      <w:del w:id="1014" w:author="Claude" w:date="2026-10-28T00:00:00Z">
        <w:r>
          <w:delText xml:space="preserve">A separate order file records the eight Belgian federal orders for which the chronology gives both an order date and a first-delivery date, all from the testimony and annexes of the head of the federal medical stock (Saniport).</w:delText>
        </w:r>
      </w:del>
      <w:ins w:id="1015" w:author="Claude" w:date="2026-10-28T00:00:00Z">
        <w:r>
          <w:t xml:space="preserve">A separate order file records the eight Belgian federal orders for which the chronology gives both an order date and a first delivery, all from the testimony and annexes of the head of the federal medical stock (Saniport).</w:t>
        </w:r>
      </w:ins>
      <w:r>
        <w:t xml:space="preserve"> Five are orders of masks from commercial suppliers and form the paired series; one, of gloves, is reported separately; one, whose recorded delivery precedes its recorded order and which the committee flags as contradictory, is excluded; </w:t>
      </w:r>
      <w:del w:id="1016" w:author="Claude" w:date="2026-10-28T00:00:00Z">
        <w:r>
          <w:delText xml:space="preserve">and one was placed with a new domestic producer.</w:delText>
        </w:r>
      </w:del>
      <w:ins w:id="1017" w:author="Claude" w:date="2026-10-28T00:00:00Z">
        <w:r>
          <w:t xml:space="preserve">and one was placed with a new domestic producer, whose first delivery, in early August, falls after the observation window (30 June 2020) and is coded as censored.</w:t>
        </w:r>
      </w:ins>
      <w:r>
        <w:t xml:space="preserve"> The origin of the goods is stated for none of them.</w:t>
      </w:r>
    </w:p>
    <w:p>
      <w:pPr>
        <w:pStyle w:val="BodyText"/>
      </w:pPr>
      <w:r>
        <w:rPr>
          <w:bCs/>
          <w:b/>
        </w:rPr>
        <w:t xml:space="preserve">Table 2. Event files and order file.</w:t>
      </w:r>
    </w:p>
    <w:tbl>
      <w:tblPr>
        <w:tblStyle w:val="Table"/>
        <w:tblW w:type="pct" w:w="5000"/>
        <w:tblLook w:firstRow="1" w:lastRow="0" w:firstColumn="0" w:lastColumn="0" w:noHBand="0" w:noVBand="0" w:val="0020"/>
        <w:jc w:val="start"/>
      </w:tblPr>
      <w:tblGrid>
        <w:gridCol w:w="1439"/>
        <w:gridCol w:w="2982"/>
        <w:gridCol w:w="617"/>
        <w:gridCol w:w="617"/>
        <w:gridCol w:w="617"/>
        <w:gridCol w:w="617"/>
        <w:gridCol w:w="1028"/>
      </w:tblGrid>
      <w:tr>
        <w:trPr>
          <w:tblHeader w:val="true"/>
        </w:trPr>
        <w:tc>
          <w:tcPr/>
          <w:p>
            <w:pPr>
              <w:pStyle w:val="Compact"/>
              <w:jc w:val="left"/>
            </w:pPr>
            <w:r>
              <w:t xml:space="preserve">File</w:t>
            </w:r>
          </w:p>
        </w:tc>
        <w:tc>
          <w:tcPr/>
          <w:p>
            <w:pPr>
              <w:pStyle w:val="Compact"/>
              <w:jc w:val="left"/>
            </w:pPr>
            <w:r>
              <w:t xml:space="preserve">Main source</w:t>
            </w:r>
          </w:p>
        </w:tc>
        <w:tc>
          <w:tcPr/>
          <w:p>
            <w:pPr>
              <w:pStyle w:val="Compact"/>
              <w:jc w:val="left"/>
            </w:pPr>
            <w:r>
              <w:t xml:space="preserve">Entries</w:t>
            </w:r>
          </w:p>
        </w:tc>
        <w:tc>
          <w:tcPr/>
          <w:p>
            <w:pPr>
              <w:pStyle w:val="Compact"/>
              <w:jc w:val="left"/>
            </w:pPr>
            <w:r>
              <w:t xml:space="preserve">Primary</w:t>
            </w:r>
          </w:p>
        </w:tc>
        <w:tc>
          <w:tcPr/>
          <w:p>
            <w:pPr>
              <w:pStyle w:val="Compact"/>
              <w:jc w:val="left"/>
            </w:pPr>
            <w:r>
              <w:t xml:space="preserve">Secondary</w:t>
            </w:r>
          </w:p>
        </w:tc>
        <w:tc>
          <w:tcPr/>
          <w:p>
            <w:pPr>
              <w:pStyle w:val="Compact"/>
              <w:jc w:val="left"/>
            </w:pPr>
            <w:r>
              <w:t xml:space="preserve">Undated</w:t>
            </w:r>
          </w:p>
        </w:tc>
        <w:tc>
          <w:tcPr/>
          <w:p>
            <w:pPr>
              <w:pStyle w:val="Compact"/>
              <w:jc w:val="left"/>
            </w:pPr>
            <w:r>
              <w:t xml:space="preserve">Substantive dated events</w:t>
            </w:r>
          </w:p>
        </w:tc>
      </w:tr>
      <w:tr>
        <w:tc>
          <w:tcPr/>
          <w:p>
            <w:pPr>
              <w:pStyle w:val="Compact"/>
              <w:jc w:val="left"/>
            </w:pPr>
            <w:r>
              <w:t xml:space="preserve">Belgium</w:t>
            </w:r>
          </w:p>
        </w:tc>
        <w:tc>
          <w:tcPr/>
          <w:p>
            <w:pPr>
              <w:pStyle w:val="Compact"/>
              <w:jc w:val="left"/>
            </w:pPr>
            <w:del w:id="1018" w:author="Claude" w:date="2026-10-28T00:00:00Z">
              <w:r>
                <w:delText xml:space="preserve">Chamber special committee, Annex 5 and hearings</w:delText>
              </w:r>
            </w:del>
            <w:ins w:id="1019" w:author="Claude" w:date="2026-10-28T00:00:00Z">
              <w:r>
                <w:t xml:space="preserve">Chamber special committee, Annex 5, hearings and Moniteur belge</w:t>
              </w:r>
            </w:ins>
          </w:p>
        </w:tc>
        <w:tc>
          <w:tcPr/>
          <w:p>
            <w:pPr>
              <w:pStyle w:val="Compact"/>
              <w:jc w:val="left"/>
            </w:pPr>
            <w:del w:id="1020" w:author="Claude" w:date="2026-10-28T00:00:00Z">
              <w:r>
                <w:delText xml:space="preserve">18</w:delText>
              </w:r>
            </w:del>
            <w:ins w:id="1021" w:author="Claude" w:date="2026-10-28T00:00:00Z">
              <w:r>
                <w:t xml:space="preserve">33</w:t>
              </w:r>
            </w:ins>
          </w:p>
        </w:tc>
        <w:tc>
          <w:tcPr/>
          <w:p>
            <w:pPr>
              <w:pStyle w:val="Compact"/>
              <w:jc w:val="left"/>
            </w:pPr>
            <w:del w:id="1022" w:author="Claude" w:date="2026-10-28T00:00:00Z">
              <w:r>
                <w:delText xml:space="preserve">16</w:delText>
              </w:r>
            </w:del>
            <w:ins w:id="1023" w:author="Claude" w:date="2026-10-28T00:00:00Z">
              <w:r>
                <w:t xml:space="preserve">33</w:t>
              </w:r>
            </w:ins>
          </w:p>
        </w:tc>
        <w:tc>
          <w:tcPr/>
          <w:p>
            <w:pPr>
              <w:pStyle w:val="Compact"/>
              <w:jc w:val="left"/>
            </w:pPr>
            <w:del w:id="1024" w:author="Claude" w:date="2026-10-28T00:00:00Z">
              <w:r>
                <w:delText xml:space="preserve">1</w:delText>
              </w:r>
            </w:del>
            <w:ins w:id="1025" w:author="Claude" w:date="2026-10-28T00:00:00Z">
              <w:r>
                <w:t xml:space="preserve">0</w:t>
              </w:r>
            </w:ins>
          </w:p>
        </w:tc>
        <w:tc>
          <w:tcPr/>
          <w:p>
            <w:pPr>
              <w:pStyle w:val="Compact"/>
              <w:jc w:val="left"/>
            </w:pPr>
            <w:del w:id="1026" w:author="Claude" w:date="2026-10-28T00:00:00Z">
              <w:r>
                <w:delText xml:space="preserve">1</w:delText>
              </w:r>
            </w:del>
            <w:ins w:id="1027" w:author="Claude" w:date="2026-10-28T00:00:00Z">
              <w:r>
                <w:t xml:space="preserve">4</w:t>
              </w:r>
            </w:ins>
          </w:p>
        </w:tc>
        <w:tc>
          <w:tcPr/>
          <w:p>
            <w:pPr>
              <w:pStyle w:val="Compact"/>
              <w:jc w:val="left"/>
            </w:pPr>
            <w:del w:id="1028" w:author="Claude" w:date="2026-10-28T00:00:00Z">
              <w:r>
                <w:delText xml:space="preserve">13</w:delText>
              </w:r>
            </w:del>
            <w:ins w:id="1029" w:author="Claude" w:date="2026-10-28T00:00:00Z">
              <w:r>
                <w:t xml:space="preserve">27</w:t>
              </w:r>
            </w:ins>
          </w:p>
        </w:tc>
      </w:tr>
      <w:tr>
        <w:tc>
          <w:tcPr/>
          <w:p>
            <w:pPr>
              <w:pStyle w:val="Compact"/>
              <w:jc w:val="left"/>
            </w:pPr>
            <w:r>
              <w:t xml:space="preserve">France</w:t>
            </w:r>
          </w:p>
        </w:tc>
        <w:tc>
          <w:tcPr/>
          <w:p>
            <w:pPr>
              <w:pStyle w:val="Compact"/>
              <w:jc w:val="left"/>
            </w:pPr>
            <w:r>
              <w:t xml:space="preserve">Senate commission of inquiry</w:t>
            </w:r>
          </w:p>
        </w:tc>
        <w:tc>
          <w:tcPr/>
          <w:p>
            <w:pPr>
              <w:pStyle w:val="Compact"/>
              <w:jc w:val="left"/>
            </w:pPr>
            <w:del w:id="1030" w:author="Claude" w:date="2026-10-28T00:00:00Z">
              <w:r>
                <w:delText xml:space="preserve">12</w:delText>
              </w:r>
            </w:del>
            <w:ins w:id="1031" w:author="Claude" w:date="2026-10-28T00:00:00Z">
              <w:r>
                <w:t xml:space="preserve">15</w:t>
              </w:r>
            </w:ins>
          </w:p>
        </w:tc>
        <w:tc>
          <w:tcPr/>
          <w:p>
            <w:pPr>
              <w:pStyle w:val="Compact"/>
              <w:jc w:val="left"/>
            </w:pPr>
            <w:del w:id="1032" w:author="Claude" w:date="2026-10-28T00:00:00Z">
              <w:r>
                <w:delText xml:space="preserve">10</w:delText>
              </w:r>
            </w:del>
            <w:ins w:id="1033" w:author="Claude" w:date="2026-10-28T00:00:00Z">
              <w:r>
                <w:t xml:space="preserve">15</w:t>
              </w:r>
            </w:ins>
          </w:p>
        </w:tc>
        <w:tc>
          <w:tcPr/>
          <w:p>
            <w:pPr>
              <w:pStyle w:val="Compact"/>
              <w:jc w:val="left"/>
            </w:pPr>
            <w:del w:id="1034" w:author="Claude" w:date="2026-10-28T00:00:00Z">
              <w:r>
                <w:delText xml:space="preserve">0</w:delText>
              </w:r>
            </w:del>
            <w:ins w:id="1035" w:author="Claude" w:date="2026-10-28T00:00:00Z">
              <w:r>
                <w:t xml:space="preserve">0</w:t>
              </w:r>
            </w:ins>
          </w:p>
        </w:tc>
        <w:tc>
          <w:tcPr/>
          <w:p>
            <w:pPr>
              <w:pStyle w:val="Compact"/>
              <w:jc w:val="left"/>
            </w:pPr>
            <w:del w:id="1036" w:author="Claude" w:date="2026-10-28T00:00:00Z">
              <w:r>
                <w:delText xml:space="preserve">2</w:delText>
              </w:r>
            </w:del>
            <w:ins w:id="1037" w:author="Claude" w:date="2026-10-28T00:00:00Z">
              <w:r>
                <w:t xml:space="preserve">1</w:t>
              </w:r>
            </w:ins>
          </w:p>
        </w:tc>
        <w:tc>
          <w:tcPr/>
          <w:p>
            <w:pPr>
              <w:pStyle w:val="Compact"/>
              <w:jc w:val="left"/>
            </w:pPr>
            <w:del w:id="1038" w:author="Claude" w:date="2026-10-28T00:00:00Z">
              <w:r>
                <w:delText xml:space="preserve">6</w:delText>
              </w:r>
            </w:del>
            <w:ins w:id="1039" w:author="Claude" w:date="2026-10-28T00:00:00Z">
              <w:r>
                <w:t xml:space="preserve">12</w:t>
              </w:r>
            </w:ins>
          </w:p>
        </w:tc>
      </w:tr>
      <w:tr>
        <w:tc>
          <w:tcPr/>
          <w:p>
            <w:pPr>
              <w:pStyle w:val="Compact"/>
              <w:jc w:val="left"/>
            </w:pPr>
            <w:r>
              <w:t xml:space="preserve">Germany</w:t>
            </w:r>
          </w:p>
        </w:tc>
        <w:tc>
          <w:tcPr/>
          <w:p>
            <w:pPr>
              <w:pStyle w:val="Compact"/>
              <w:jc w:val="left"/>
            </w:pPr>
            <w:del w:id="1040" w:author="Claude" w:date="2026-10-28T00:00:00Z">
              <w:r>
                <w:delText xml:space="preserve">Bundestag papers, federal records</w:delText>
              </w:r>
            </w:del>
            <w:ins w:id="1041" w:author="Claude" w:date="2026-10-28T00:00:00Z">
              <w:r>
                <w:t xml:space="preserve">Bundestag papers, federal audit and ministry reports</w:t>
              </w:r>
            </w:ins>
          </w:p>
        </w:tc>
        <w:tc>
          <w:tcPr/>
          <w:p>
            <w:pPr>
              <w:pStyle w:val="Compact"/>
              <w:jc w:val="left"/>
            </w:pPr>
            <w:del w:id="1042" w:author="Claude" w:date="2026-10-28T00:00:00Z">
              <w:r>
                <w:delText xml:space="preserve">14</w:delText>
              </w:r>
            </w:del>
            <w:ins w:id="1043" w:author="Claude" w:date="2026-10-28T00:00:00Z">
              <w:r>
                <w:t xml:space="preserve">16</w:t>
              </w:r>
            </w:ins>
          </w:p>
        </w:tc>
        <w:tc>
          <w:tcPr/>
          <w:p>
            <w:pPr>
              <w:pStyle w:val="Compact"/>
              <w:jc w:val="left"/>
            </w:pPr>
            <w:del w:id="1044" w:author="Claude" w:date="2026-10-28T00:00:00Z">
              <w:r>
                <w:delText xml:space="preserve">10</w:delText>
              </w:r>
            </w:del>
            <w:ins w:id="1045" w:author="Claude" w:date="2026-10-28T00:00:00Z">
              <w:r>
                <w:t xml:space="preserve">15</w:t>
              </w:r>
            </w:ins>
          </w:p>
        </w:tc>
        <w:tc>
          <w:tcPr/>
          <w:p>
            <w:pPr>
              <w:pStyle w:val="Compact"/>
              <w:jc w:val="left"/>
            </w:pPr>
            <w:del w:id="1046" w:author="Claude" w:date="2026-10-28T00:00:00Z">
              <w:r>
                <w:delText xml:space="preserve">4</w:delText>
              </w:r>
            </w:del>
            <w:ins w:id="1047" w:author="Claude" w:date="2026-10-28T00:00:00Z">
              <w:r>
                <w:t xml:space="preserve">1</w:t>
              </w:r>
            </w:ins>
          </w:p>
        </w:tc>
        <w:tc>
          <w:tcPr/>
          <w:p>
            <w:pPr>
              <w:pStyle w:val="Compact"/>
              <w:jc w:val="left"/>
            </w:pPr>
            <w:del w:id="1048" w:author="Claude" w:date="2026-10-28T00:00:00Z">
              <w:r>
                <w:delText xml:space="preserve">0</w:delText>
              </w:r>
            </w:del>
            <w:ins w:id="1049" w:author="Claude" w:date="2026-10-28T00:00:00Z">
              <w:r>
                <w:t xml:space="preserve">2</w:t>
              </w:r>
            </w:ins>
          </w:p>
        </w:tc>
        <w:tc>
          <w:tcPr/>
          <w:p>
            <w:pPr>
              <w:pStyle w:val="Compact"/>
              <w:jc w:val="left"/>
            </w:pPr>
            <w:del w:id="1050" w:author="Claude" w:date="2026-10-28T00:00:00Z">
              <w:r>
                <w:delText xml:space="preserve">9</w:delText>
              </w:r>
            </w:del>
            <w:ins w:id="1051" w:author="Claude" w:date="2026-10-28T00:00:00Z">
              <w:r>
                <w:t xml:space="preserve">12</w:t>
              </w:r>
            </w:ins>
          </w:p>
        </w:tc>
      </w:tr>
      <w:tr>
        <w:tc>
          <w:tcPr/>
          <w:p>
            <w:pPr>
              <w:pStyle w:val="Compact"/>
              <w:jc w:val="left"/>
            </w:pPr>
            <w:r>
              <w:t xml:space="preserve">Netherlands</w:t>
            </w:r>
          </w:p>
        </w:tc>
        <w:tc>
          <w:tcPr/>
          <w:p>
            <w:pPr>
              <w:pStyle w:val="Compact"/>
              <w:jc w:val="left"/>
            </w:pPr>
            <w:r>
              <w:t xml:space="preserve">VWS/NSOB reconstruction</w:t>
            </w:r>
          </w:p>
        </w:tc>
        <w:tc>
          <w:tcPr/>
          <w:p>
            <w:pPr>
              <w:pStyle w:val="Compact"/>
              <w:jc w:val="left"/>
            </w:pPr>
            <w:del w:id="1052" w:author="Claude" w:date="2026-10-28T00:00:00Z">
              <w:r>
                <w:delText xml:space="preserve">14</w:delText>
              </w:r>
            </w:del>
            <w:ins w:id="1053" w:author="Claude" w:date="2026-10-28T00:00:00Z">
              <w:r>
                <w:t xml:space="preserve">18</w:t>
              </w:r>
            </w:ins>
          </w:p>
        </w:tc>
        <w:tc>
          <w:tcPr/>
          <w:p>
            <w:pPr>
              <w:pStyle w:val="Compact"/>
              <w:jc w:val="left"/>
            </w:pPr>
            <w:del w:id="1054" w:author="Claude" w:date="2026-10-28T00:00:00Z">
              <w:r>
                <w:delText xml:space="preserve">12</w:delText>
              </w:r>
            </w:del>
            <w:ins w:id="1055" w:author="Claude" w:date="2026-10-28T00:00:00Z">
              <w:r>
                <w:t xml:space="preserve">18</w:t>
              </w:r>
            </w:ins>
          </w:p>
        </w:tc>
        <w:tc>
          <w:tcPr/>
          <w:p>
            <w:pPr>
              <w:pStyle w:val="Compact"/>
              <w:jc w:val="left"/>
            </w:pPr>
            <w:del w:id="1056" w:author="Claude" w:date="2026-10-28T00:00:00Z">
              <w:r>
                <w:delText xml:space="preserve">0</w:delText>
              </w:r>
            </w:del>
            <w:ins w:id="1057" w:author="Claude" w:date="2026-10-28T00:00:00Z">
              <w:r>
                <w:t xml:space="preserve">0</w:t>
              </w:r>
            </w:ins>
          </w:p>
        </w:tc>
        <w:tc>
          <w:tcPr/>
          <w:p>
            <w:pPr>
              <w:pStyle w:val="Compact"/>
              <w:jc w:val="left"/>
            </w:pPr>
            <w:del w:id="1058" w:author="Claude" w:date="2026-10-28T00:00:00Z">
              <w:r>
                <w:delText xml:space="preserve">2</w:delText>
              </w:r>
            </w:del>
            <w:ins w:id="1059" w:author="Claude" w:date="2026-10-28T00:00:00Z">
              <w:r>
                <w:t xml:space="preserve">4</w:t>
              </w:r>
            </w:ins>
          </w:p>
        </w:tc>
        <w:tc>
          <w:tcPr/>
          <w:p>
            <w:pPr>
              <w:pStyle w:val="Compact"/>
              <w:jc w:val="left"/>
            </w:pPr>
            <w:del w:id="1060" w:author="Claude" w:date="2026-10-28T00:00:00Z">
              <w:r>
                <w:delText xml:space="preserve">8</w:delText>
              </w:r>
            </w:del>
            <w:ins w:id="1061" w:author="Claude" w:date="2026-10-28T00:00:00Z">
              <w:r>
                <w:t xml:space="preserve">12</w:t>
              </w:r>
            </w:ins>
          </w:p>
        </w:tc>
      </w:tr>
      <w:tr>
        <w:tc>
          <w:tcPr/>
          <w:p>
            <w:pPr>
              <w:pStyle w:val="Compact"/>
              <w:jc w:val="left"/>
            </w:pPr>
            <w:r>
              <w:t xml:space="preserve">Sweden</w:t>
            </w:r>
          </w:p>
        </w:tc>
        <w:tc>
          <w:tcPr/>
          <w:p>
            <w:pPr>
              <w:pStyle w:val="Compact"/>
              <w:jc w:val="left"/>
            </w:pPr>
            <w:del w:id="1062" w:author="Claude" w:date="2026-10-28T00:00:00Z">
              <w:r>
                <w:delText xml:space="preserve">Corona Commission, SOU 2021:89</w:delText>
              </w:r>
            </w:del>
            <w:ins w:id="1063" w:author="Claude" w:date="2026-10-28T00:00:00Z">
              <w:r>
                <w:t xml:space="preserve">Corona Commission, SOU 2021:89 and SOU 2020:80</w:t>
              </w:r>
            </w:ins>
          </w:p>
        </w:tc>
        <w:tc>
          <w:tcPr/>
          <w:p>
            <w:pPr>
              <w:pStyle w:val="Compact"/>
              <w:jc w:val="left"/>
            </w:pPr>
            <w:del w:id="1064" w:author="Claude" w:date="2026-10-28T00:00:00Z">
              <w:r>
                <w:delText xml:space="preserve">12</w:delText>
              </w:r>
            </w:del>
            <w:ins w:id="1065" w:author="Claude" w:date="2026-10-28T00:00:00Z">
              <w:r>
                <w:t xml:space="preserve">20</w:t>
              </w:r>
            </w:ins>
          </w:p>
        </w:tc>
        <w:tc>
          <w:tcPr/>
          <w:p>
            <w:pPr>
              <w:pStyle w:val="Compact"/>
              <w:jc w:val="left"/>
            </w:pPr>
            <w:del w:id="1066" w:author="Claude" w:date="2026-10-28T00:00:00Z">
              <w:r>
                <w:delText xml:space="preserve">10</w:delText>
              </w:r>
            </w:del>
            <w:ins w:id="1067" w:author="Claude" w:date="2026-10-28T00:00:00Z">
              <w:r>
                <w:t xml:space="preserve">20</w:t>
              </w:r>
            </w:ins>
          </w:p>
        </w:tc>
        <w:tc>
          <w:tcPr/>
          <w:p>
            <w:pPr>
              <w:pStyle w:val="Compact"/>
              <w:jc w:val="left"/>
            </w:pPr>
            <w:del w:id="1068" w:author="Claude" w:date="2026-10-28T00:00:00Z">
              <w:r>
                <w:delText xml:space="preserve">0</w:delText>
              </w:r>
            </w:del>
            <w:ins w:id="1069" w:author="Claude" w:date="2026-10-28T00:00:00Z">
              <w:r>
                <w:t xml:space="preserve">0</w:t>
              </w:r>
            </w:ins>
          </w:p>
        </w:tc>
        <w:tc>
          <w:tcPr/>
          <w:p>
            <w:pPr>
              <w:pStyle w:val="Compact"/>
              <w:jc w:val="left"/>
            </w:pPr>
            <w:del w:id="1070" w:author="Claude" w:date="2026-10-28T00:00:00Z">
              <w:r>
                <w:delText xml:space="preserve">2</w:delText>
              </w:r>
            </w:del>
            <w:ins w:id="1071" w:author="Claude" w:date="2026-10-28T00:00:00Z">
              <w:r>
                <w:t xml:space="preserve">2</w:t>
              </w:r>
            </w:ins>
          </w:p>
        </w:tc>
        <w:tc>
          <w:tcPr/>
          <w:p>
            <w:pPr>
              <w:pStyle w:val="Compact"/>
              <w:jc w:val="left"/>
            </w:pPr>
            <w:del w:id="1072" w:author="Claude" w:date="2026-10-28T00:00:00Z">
              <w:r>
                <w:delText xml:space="preserve">6</w:delText>
              </w:r>
            </w:del>
            <w:ins w:id="1073" w:author="Claude" w:date="2026-10-28T00:00:00Z">
              <w:r>
                <w:t xml:space="preserve">16</w:t>
              </w:r>
            </w:ins>
          </w:p>
        </w:tc>
      </w:tr>
      <w:tr>
        <w:tc>
          <w:tcPr/>
          <w:p>
            <w:pPr>
              <w:pStyle w:val="Compact"/>
              <w:jc w:val="left"/>
            </w:pPr>
            <w:r>
              <w:t xml:space="preserve">EU level</w:t>
            </w:r>
          </w:p>
        </w:tc>
        <w:tc>
          <w:tcPr/>
          <w:p>
            <w:pPr>
              <w:pStyle w:val="Compact"/>
              <w:jc w:val="left"/>
            </w:pPr>
            <w:r>
              <w:t xml:space="preserve">EU legal acts and records</w:t>
            </w:r>
          </w:p>
        </w:tc>
        <w:tc>
          <w:tcPr/>
          <w:p>
            <w:pPr>
              <w:pStyle w:val="Compact"/>
              <w:jc w:val="left"/>
            </w:pPr>
            <w:del w:id="1074" w:author="Claude" w:date="2026-10-28T00:00:00Z">
              <w:r>
                <w:delText xml:space="preserve">21</w:delText>
              </w:r>
            </w:del>
            <w:ins w:id="1075" w:author="Claude" w:date="2026-10-28T00:00:00Z">
              <w:r>
                <w:t xml:space="preserve">13</w:t>
              </w:r>
            </w:ins>
          </w:p>
        </w:tc>
        <w:tc>
          <w:tcPr/>
          <w:p>
            <w:pPr>
              <w:pStyle w:val="Compact"/>
              <w:jc w:val="left"/>
            </w:pPr>
            <w:del w:id="1076" w:author="Claude" w:date="2026-10-28T00:00:00Z">
              <w:r>
                <w:delText xml:space="preserve">13</w:delText>
              </w:r>
            </w:del>
            <w:ins w:id="1077" w:author="Claude" w:date="2026-10-28T00:00:00Z">
              <w:r>
                <w:t xml:space="preserve">13</w:t>
              </w:r>
            </w:ins>
          </w:p>
        </w:tc>
        <w:tc>
          <w:tcPr/>
          <w:p>
            <w:pPr>
              <w:pStyle w:val="Compact"/>
              <w:jc w:val="left"/>
            </w:pPr>
            <w:del w:id="1078" w:author="Claude" w:date="2026-10-28T00:00:00Z">
              <w:r>
                <w:delText xml:space="preserve">8</w:delText>
              </w:r>
            </w:del>
            <w:ins w:id="1079" w:author="Claude" w:date="2026-10-28T00:00:00Z">
              <w:r>
                <w:t xml:space="preserve">0</w:t>
              </w:r>
            </w:ins>
          </w:p>
        </w:tc>
        <w:tc>
          <w:tcPr/>
          <w:p>
            <w:pPr>
              <w:pStyle w:val="Compact"/>
              <w:jc w:val="left"/>
            </w:pPr>
            <w:del w:id="1080" w:author="Claude" w:date="2026-10-28T00:00:00Z">
              <w:r>
                <w:delText xml:space="preserve">0</w:delText>
              </w:r>
            </w:del>
            <w:ins w:id="1081" w:author="Claude" w:date="2026-10-28T00:00:00Z">
              <w:r>
                <w:t xml:space="preserve">3</w:t>
              </w:r>
            </w:ins>
          </w:p>
        </w:tc>
        <w:tc>
          <w:tcPr/>
          <w:p>
            <w:pPr>
              <w:pStyle w:val="Compact"/>
              <w:jc w:val="left"/>
            </w:pPr>
            <w:del w:id="1082" w:author="Claude" w:date="2026-10-28T00:00:00Z">
              <w:r>
                <w:delText xml:space="preserve">15</w:delText>
              </w:r>
            </w:del>
            <w:ins w:id="1083" w:author="Claude" w:date="2026-10-28T00:00:00Z">
              <w:r>
                <w:t xml:space="preserve">8</w:t>
              </w:r>
            </w:ins>
          </w:p>
        </w:tc>
      </w:tr>
      <w:tr>
        <w:tc>
          <w:tcPr/>
          <w:p>
            <w:pPr>
              <w:pStyle w:val="Compact"/>
              <w:jc w:val="left"/>
            </w:pPr>
            <w:r>
              <w:rPr>
                <w:bCs/>
                <w:b/>
              </w:rPr>
              <w:t xml:space="preserve">Total</w:t>
            </w:r>
          </w:p>
        </w:tc>
        <w:tc>
          <w:tcPr/>
          <w:p>
            <w:pPr>
              <w:pStyle w:val="Compact"/>
            </w:pPr>
          </w:p>
        </w:tc>
        <w:tc>
          <w:tcPr/>
          <w:p>
            <w:pPr>
              <w:pStyle w:val="Compact"/>
              <w:jc w:val="left"/>
            </w:pPr>
            <w:del w:id="1084" w:author="Claude" w:date="2026-10-28T00:00:00Z">
              <w:r>
                <w:rPr>
                  <w:bCs/>
                  <w:b/>
                </w:rPr>
                <w:delText xml:space="preserve">91</w:delText>
              </w:r>
            </w:del>
            <w:ins w:id="1085" w:author="Claude" w:date="2026-10-28T00:00:00Z">
              <w:r>
                <w:rPr>
                  <w:bCs/>
                  <w:b/>
                </w:rPr>
                <w:t xml:space="preserve">115</w:t>
              </w:r>
            </w:ins>
          </w:p>
        </w:tc>
        <w:tc>
          <w:tcPr/>
          <w:p>
            <w:pPr>
              <w:pStyle w:val="Compact"/>
              <w:jc w:val="left"/>
            </w:pPr>
            <w:del w:id="1086" w:author="Claude" w:date="2026-10-28T00:00:00Z">
              <w:r>
                <w:rPr>
                  <w:bCs/>
                  <w:b/>
                </w:rPr>
                <w:delText xml:space="preserve">71</w:delText>
              </w:r>
            </w:del>
            <w:ins w:id="1087" w:author="Claude" w:date="2026-10-28T00:00:00Z">
              <w:r>
                <w:rPr>
                  <w:bCs/>
                  <w:b/>
                </w:rPr>
                <w:t xml:space="preserve">114</w:t>
              </w:r>
            </w:ins>
          </w:p>
        </w:tc>
        <w:tc>
          <w:tcPr/>
          <w:p>
            <w:pPr>
              <w:pStyle w:val="Compact"/>
              <w:jc w:val="left"/>
            </w:pPr>
            <w:del w:id="1088" w:author="Claude" w:date="2026-10-28T00:00:00Z">
              <w:r>
                <w:rPr>
                  <w:bCs/>
                  <w:b/>
                </w:rPr>
                <w:delText xml:space="preserve">13</w:delText>
              </w:r>
            </w:del>
            <w:ins w:id="1089" w:author="Claude" w:date="2026-10-28T00:00:00Z">
              <w:r>
                <w:rPr>
                  <w:bCs/>
                  <w:b/>
                </w:rPr>
                <w:t xml:space="preserve">1</w:t>
              </w:r>
            </w:ins>
          </w:p>
        </w:tc>
        <w:tc>
          <w:tcPr/>
          <w:p>
            <w:pPr>
              <w:pStyle w:val="Compact"/>
              <w:jc w:val="left"/>
            </w:pPr>
            <w:del w:id="1090" w:author="Claude" w:date="2026-10-28T00:00:00Z">
              <w:r>
                <w:rPr>
                  <w:bCs/>
                  <w:b/>
                </w:rPr>
                <w:delText xml:space="preserve">7</w:delText>
              </w:r>
            </w:del>
            <w:ins w:id="1091" w:author="Claude" w:date="2026-10-28T00:00:00Z">
              <w:r>
                <w:rPr>
                  <w:bCs/>
                  <w:b/>
                </w:rPr>
                <w:t xml:space="preserve">16</w:t>
              </w:r>
            </w:ins>
          </w:p>
        </w:tc>
        <w:tc>
          <w:tcPr/>
          <w:p>
            <w:pPr>
              <w:pStyle w:val="Compact"/>
              <w:jc w:val="left"/>
            </w:pPr>
            <w:del w:id="1092" w:author="Claude" w:date="2026-10-28T00:00:00Z">
              <w:r>
                <w:rPr>
                  <w:bCs/>
                  <w:b/>
                </w:rPr>
                <w:delText xml:space="preserve">57</w:delText>
              </w:r>
            </w:del>
            <w:ins w:id="1093" w:author="Claude" w:date="2026-10-28T00:00:00Z">
              <w:r>
                <w:rPr>
                  <w:bCs/>
                  <w:b/>
                </w:rPr>
                <w:t xml:space="preserve">87</w:t>
              </w:r>
            </w:ins>
          </w:p>
        </w:tc>
      </w:tr>
      <w:tr>
        <w:tc>
          <w:tcPr/>
          <w:p>
            <w:pPr>
              <w:pStyle w:val="Compact"/>
              <w:jc w:val="left"/>
            </w:pPr>
            <w:r>
              <w:t xml:space="preserve">Belgian orders</w:t>
            </w:r>
          </w:p>
        </w:tc>
        <w:tc>
          <w:tcPr/>
          <w:p>
            <w:pPr>
              <w:pStyle w:val="Compact"/>
              <w:jc w:val="left"/>
            </w:pPr>
            <w:r>
              <w:t xml:space="preserve">Chamber special committee, Annex 5 and hearings</w:t>
            </w:r>
          </w:p>
        </w:tc>
        <w:tc>
          <w:tcPr/>
          <w:p>
            <w:pPr>
              <w:pStyle w:val="Compact"/>
              <w:jc w:val="left"/>
            </w:pPr>
            <w:del w:id="1094" w:author="Claude" w:date="2026-10-28T00:00:00Z">
              <w:r>
                <w:delText xml:space="preserve">9 rows (8 orders)</w:delText>
              </w:r>
            </w:del>
            <w:ins w:id="1095" w:author="Claude" w:date="2026-10-28T00:00:00Z">
              <w:r>
                <w:t xml:space="preserve">10 rows (8 orders)</w:t>
              </w:r>
            </w:ins>
          </w:p>
        </w:tc>
        <w:tc>
          <w:tcPr/>
          <w:p>
            <w:pPr>
              <w:pStyle w:val="Compact"/>
              <w:jc w:val="left"/>
            </w:pPr>
            <w:del w:id="1096" w:author="Claude" w:date="2026-10-28T00:00:00Z">
              <w:r>
                <w:delText xml:space="preserve">9</w:delText>
              </w:r>
            </w:del>
            <w:ins w:id="1097" w:author="Claude" w:date="2026-10-28T00:00:00Z">
              <w:r>
                <w:t xml:space="preserve">10</w:t>
              </w:r>
            </w:ins>
          </w:p>
        </w:tc>
        <w:tc>
          <w:tcPr/>
          <w:p>
            <w:pPr>
              <w:pStyle w:val="Compact"/>
              <w:jc w:val="left"/>
            </w:pPr>
            <w:r>
              <w:t xml:space="preserve">0</w:t>
            </w:r>
          </w:p>
        </w:tc>
        <w:tc>
          <w:tcPr/>
          <w:p>
            <w:pPr>
              <w:pStyle w:val="Compact"/>
              <w:jc w:val="left"/>
            </w:pPr>
            <w:del w:id="1098" w:author="Claude" w:date="2026-10-28T00:00:00Z">
              <w:r>
                <w:delText xml:space="preserve">0</w:delText>
              </w:r>
            </w:del>
            <w:ins w:id="1099" w:author="Claude" w:date="2026-10-28T00:00:00Z">
              <w:r>
                <w:t xml:space="preserve">2</w:t>
              </w:r>
            </w:ins>
          </w:p>
        </w:tc>
        <w:tc>
          <w:tcPr/>
          <w:p>
            <w:pPr>
              <w:pStyle w:val="Compact"/>
              <w:jc w:val="left"/>
            </w:pPr>
            <w:del w:id="1100" w:author="Claude" w:date="2026-10-28T00:00:00Z">
              <w:r>
                <w:delText xml:space="preserve">8 paired orders, 5 in the main series</w:delText>
              </w:r>
            </w:del>
            <w:ins w:id="1101" w:author="Claude" w:date="2026-10-28T00:00:00Z">
              <w:r>
                <w:t xml:space="preserve">6 paired orders with a dated delivery, 5 in the main series</w:t>
              </w:r>
            </w:ins>
          </w:p>
        </w:tc>
      </w:tr>
    </w:tbl>
    <w:p>
      <w:pPr>
        <w:pStyle w:val="BodyText"/>
      </w:pPr>
      <w:r>
        <w:rPr>
          <w:iCs/>
          <w:i/>
        </w:rPr>
        <w:t xml:space="preserve">Note.</w:t>
      </w:r>
      <w:r>
        <w:t xml:space="preserve"> </w:t>
      </w:r>
      <w:del w:id="1102" w:author="Claude" w:date="2026-10-28T00:00:00Z">
        <w:r>
          <w:delText xml:space="preserve">Substantive dated events exclude thresholds, events coded under a second role, the second bound of each window and, at EU level, four events concerning vaccines. The order file holds the contested first order under two readings, hence nine rows.</w:delText>
        </w:r>
      </w:del>
      <w:ins w:id="1103" w:author="Claude" w:date="2026-10-28T00:00:00Z">
        <w:r>
          <w:t xml:space="preserve">Undated: coded missing or censored, including sublayers for which no event was found. Substantive dated events exclude the two WHO thresholds; each window counts once. The order file holds the contested first order under three readings (Section 4.1), hence ten rows.</w:t>
        </w:r>
      </w:ins>
    </w:p>
    <w:bookmarkEnd w:id="27"/>
    <w:bookmarkEnd w:id="28"/>
    <w:bookmarkStart w:id="32" w:name="results"/>
    <w:p>
      <w:pPr>
        <w:pStyle w:val="Heading1"/>
      </w:pPr>
      <w:r>
        <w:t xml:space="preserve">4. Results</w:t>
      </w:r>
    </w:p>
    <w:bookmarkStart w:id="29" w:name="X7fd79d9f05fab22ead7e12ba3a0626738b59ff6"/>
    <w:p>
      <w:pPr>
        <w:pStyle w:val="Heading2"/>
      </w:pPr>
      <w:r>
        <w:t xml:space="preserve">4.1 Belgian orders paired with their own deliveries</w:t>
      </w:r>
    </w:p>
    <w:p>
      <w:pPr>
        <w:pStyle w:val="FirstParagraph"/>
      </w:pPr>
      <w:r>
        <w:t xml:space="preserve">The head of Saniport told the inquiry that the first orders of FFP2 masks were placed with 3M on 4 March 2020 and could be delivered only from 27 March (Chamber of Representatives, 2021b). At a hearing of the chair of the federal Risk Management Group, a committee member, citing his written answers, stated that an order of 500,000 FFP2 masks had gone out on 31 January; the witness replied that “those masks were ordered” without confirming the date or the quantity, and described a request for prices and availability made on 29 January (Chamber of Representatives, 2021c). The committee’s chronology also records an option on 500,000 FFP2 masks on 4 February and flags the conflicting entries as contradicted (Chamber of Representatives, 2021a, Annex 5, entries 716, 760 and 1052). </w:t>
      </w:r>
      <w:del w:id="1104" w:author="Claude" w:date="2026-10-28T00:00:00Z">
        <w:r>
          <w:delText xml:space="preserve">We take reading B (order on 4 March, day 34), stated directly by the official responsible for purchasing, as primary, and report reading A (31 January, day 1) alongside.</w:delText>
        </w:r>
      </w:del>
      <w:ins w:id="1105" w:author="Claude" w:date="2026-10-28T00:00:00Z">
        <w:r>
          <w:t xml:space="preserve">We take reading B (order on 4 March, day 34), stated directly by the official responsible for purchasing, as primary, and report reading A (31 January, day 1) alongside. The 4 February entry, worded as an “option sur/commande” (an option on, or an order for, the masks), is kept in the event file as a third reading, the option reading (day 5); results under it are reported where they differ from those under reading A.</w:t>
        </w:r>
      </w:ins>
      <w:r>
        <w:t xml:space="preserve"> Delivery, on day 57, is the same under both, so the paired lag of the first order is 23 days, or 56 under reading A.</w:t>
      </w:r>
    </w:p>
    <w:p>
      <w:pPr>
        <w:pStyle w:val="BodyText"/>
      </w:pPr>
      <w:r>
        <w:t xml:space="preserve">Four later orders by the same service can be followed in the same way (Table 3; Figure 1). Across the five orders, order dates span 27 days (60 under reading A) and delivery dates 17 days (20 March to 6 April). Lags were shorter for surgical masks (5 and 6 days) than for FFP2 respirators (23, 21 and 10 days). The first order was overtaken by an order of surgical masks placed eleven days later, and an FFP2 order of 23 March overtook one of 16 March. An order from a new national producer, placed on 20 March, was first delivered in early August.</w:t>
      </w:r>
    </w:p>
    <w:p>
      <w:pPr>
        <w:pStyle w:val="BodyText"/>
      </w:pPr>
      <w:r>
        <w:rPr>
          <w:bCs/>
          <w:b/>
        </w:rPr>
        <w:t xml:space="preserve">Table 3. Belgian federal orders paired with their own first delivery (days from t0).</w:t>
      </w:r>
    </w:p>
    <w:tbl>
      <w:tblPr>
        <w:tblStyle w:val="Table"/>
        <w:tblW w:type="pct" w:w="5000"/>
        <w:tblLook w:firstRow="1" w:lastRow="0" w:firstColumn="0" w:lastColumn="0" w:noHBand="0" w:noVBand="0" w:val="0020"/>
        <w:jc w:val="start"/>
      </w:tblPr>
      <w:tblGrid>
        <w:gridCol w:w="848"/>
        <w:gridCol w:w="1885"/>
        <w:gridCol w:w="1697"/>
        <w:gridCol w:w="1225"/>
        <w:gridCol w:w="1037"/>
        <w:gridCol w:w="1225"/>
      </w:tblGrid>
      <w:tr>
        <w:trPr>
          <w:tblHeader w:val="true"/>
        </w:trPr>
        <w:tc>
          <w:tcPr/>
          <w:p>
            <w:pPr>
              <w:pStyle w:val="Compact"/>
              <w:jc w:val="left"/>
            </w:pPr>
            <w:r>
              <w:t xml:space="preserve">Order</w:t>
            </w:r>
          </w:p>
        </w:tc>
        <w:tc>
          <w:tcPr/>
          <w:p>
            <w:pPr>
              <w:pStyle w:val="Compact"/>
              <w:jc w:val="left"/>
            </w:pPr>
            <w:r>
              <w:t xml:space="preserve">Goods</w:t>
            </w:r>
          </w:p>
        </w:tc>
        <w:tc>
          <w:tcPr/>
          <w:p>
            <w:pPr>
              <w:pStyle w:val="Compact"/>
              <w:jc w:val="left"/>
            </w:pPr>
            <w:r>
              <w:t xml:space="preserve">Supplier</w:t>
            </w:r>
          </w:p>
        </w:tc>
        <w:tc>
          <w:tcPr/>
          <w:p>
            <w:pPr>
              <w:pStyle w:val="Compact"/>
              <w:jc w:val="left"/>
            </w:pPr>
            <w:r>
              <w:t xml:space="preserve">Order</w:t>
            </w:r>
          </w:p>
        </w:tc>
        <w:tc>
          <w:tcPr/>
          <w:p>
            <w:pPr>
              <w:pStyle w:val="Compact"/>
              <w:jc w:val="left"/>
            </w:pPr>
            <w:r>
              <w:t xml:space="preserve">First delivery</w:t>
            </w:r>
          </w:p>
        </w:tc>
        <w:tc>
          <w:tcPr/>
          <w:p>
            <w:pPr>
              <w:pStyle w:val="Compact"/>
              <w:jc w:val="left"/>
            </w:pPr>
            <w:r>
              <w:t xml:space="preserve">Paired lag</w:t>
            </w:r>
          </w:p>
        </w:tc>
      </w:tr>
      <w:tr>
        <w:tc>
          <w:tcPr/>
          <w:p>
            <w:pPr>
              <w:pStyle w:val="Compact"/>
              <w:jc w:val="left"/>
            </w:pPr>
            <w:r>
              <w:t xml:space="preserve">1</w:t>
            </w:r>
          </w:p>
        </w:tc>
        <w:tc>
          <w:tcPr/>
          <w:p>
            <w:pPr>
              <w:pStyle w:val="Compact"/>
              <w:jc w:val="left"/>
            </w:pPr>
            <w:r>
              <w:t xml:space="preserve">500,000 FFP2</w:t>
            </w:r>
          </w:p>
        </w:tc>
        <w:tc>
          <w:tcPr/>
          <w:p>
            <w:pPr>
              <w:pStyle w:val="Compact"/>
              <w:jc w:val="left"/>
            </w:pPr>
            <w:r>
              <w:t xml:space="preserve">3M</w:t>
            </w:r>
          </w:p>
        </w:tc>
        <w:tc>
          <w:tcPr/>
          <w:p>
            <w:pPr>
              <w:pStyle w:val="Compact"/>
              <w:jc w:val="left"/>
            </w:pPr>
            <w:del w:id="1106" w:author="Claude" w:date="2026-10-28T00:00:00Z">
              <w:r>
                <w:delText xml:space="preserve">34 (reading A: 1)</w:delText>
              </w:r>
            </w:del>
            <w:ins w:id="1107" w:author="Claude" w:date="2026-10-28T00:00:00Z">
              <w:r>
                <w:t xml:space="preserve">34 (reading A: 1; option reading: 5)</w:t>
              </w:r>
            </w:ins>
          </w:p>
        </w:tc>
        <w:tc>
          <w:tcPr/>
          <w:p>
            <w:pPr>
              <w:pStyle w:val="Compact"/>
              <w:jc w:val="left"/>
            </w:pPr>
            <w:r>
              <w:t xml:space="preserve">57</w:t>
            </w:r>
          </w:p>
        </w:tc>
        <w:tc>
          <w:tcPr/>
          <w:p>
            <w:pPr>
              <w:pStyle w:val="Compact"/>
              <w:jc w:val="left"/>
            </w:pPr>
            <w:del w:id="1108" w:author="Claude" w:date="2026-10-28T00:00:00Z">
              <w:r>
                <w:delText xml:space="preserve">23 (reading A: 56)</w:delText>
              </w:r>
            </w:del>
            <w:ins w:id="1109" w:author="Claude" w:date="2026-10-28T00:00:00Z">
              <w:r>
                <w:t xml:space="preserve">23 (reading A: 56; option reading: 52)</w:t>
              </w:r>
            </w:ins>
          </w:p>
        </w:tc>
      </w:tr>
      <w:tr>
        <w:tc>
          <w:tcPr/>
          <w:p>
            <w:pPr>
              <w:pStyle w:val="Compact"/>
              <w:jc w:val="left"/>
            </w:pPr>
            <w:r>
              <w:t xml:space="preserve">2</w:t>
            </w:r>
          </w:p>
        </w:tc>
        <w:tc>
          <w:tcPr/>
          <w:p>
            <w:pPr>
              <w:pStyle w:val="Compact"/>
              <w:jc w:val="left"/>
            </w:pPr>
            <w:r>
              <w:t xml:space="preserve">10,000,000 surgical</w:t>
            </w:r>
          </w:p>
        </w:tc>
        <w:tc>
          <w:tcPr/>
          <w:p>
            <w:pPr>
              <w:pStyle w:val="Compact"/>
              <w:jc w:val="left"/>
            </w:pPr>
            <w:r>
              <w:t xml:space="preserve">Life</w:t>
            </w:r>
          </w:p>
        </w:tc>
        <w:tc>
          <w:tcPr/>
          <w:p>
            <w:pPr>
              <w:pStyle w:val="Compact"/>
              <w:jc w:val="left"/>
            </w:pPr>
            <w:r>
              <w:t xml:space="preserve">45</w:t>
            </w:r>
          </w:p>
        </w:tc>
        <w:tc>
          <w:tcPr/>
          <w:p>
            <w:pPr>
              <w:pStyle w:val="Compact"/>
              <w:jc w:val="left"/>
            </w:pPr>
            <w:r>
              <w:t xml:space="preserve">50</w:t>
            </w:r>
          </w:p>
        </w:tc>
        <w:tc>
          <w:tcPr/>
          <w:p>
            <w:pPr>
              <w:pStyle w:val="Compact"/>
              <w:jc w:val="left"/>
            </w:pPr>
            <w:r>
              <w:t xml:space="preserve">5</w:t>
            </w:r>
          </w:p>
        </w:tc>
      </w:tr>
      <w:tr>
        <w:tc>
          <w:tcPr/>
          <w:p>
            <w:pPr>
              <w:pStyle w:val="Compact"/>
              <w:jc w:val="left"/>
            </w:pPr>
            <w:r>
              <w:t xml:space="preserve">3</w:t>
            </w:r>
          </w:p>
        </w:tc>
        <w:tc>
          <w:tcPr/>
          <w:p>
            <w:pPr>
              <w:pStyle w:val="Compact"/>
              <w:jc w:val="left"/>
            </w:pPr>
            <w:r>
              <w:t xml:space="preserve">1,000,000 FFP2</w:t>
            </w:r>
          </w:p>
        </w:tc>
        <w:tc>
          <w:tcPr/>
          <w:p>
            <w:pPr>
              <w:pStyle w:val="Compact"/>
              <w:jc w:val="left"/>
            </w:pPr>
            <w:r>
              <w:t xml:space="preserve">Ultrazonic</w:t>
            </w:r>
          </w:p>
        </w:tc>
        <w:tc>
          <w:tcPr/>
          <w:p>
            <w:pPr>
              <w:pStyle w:val="Compact"/>
              <w:jc w:val="left"/>
            </w:pPr>
            <w:r>
              <w:t xml:space="preserve">46</w:t>
            </w:r>
          </w:p>
        </w:tc>
        <w:tc>
          <w:tcPr/>
          <w:p>
            <w:pPr>
              <w:pStyle w:val="Compact"/>
              <w:jc w:val="left"/>
            </w:pPr>
            <w:r>
              <w:t xml:space="preserve">67</w:t>
            </w:r>
          </w:p>
        </w:tc>
        <w:tc>
          <w:tcPr/>
          <w:p>
            <w:pPr>
              <w:pStyle w:val="Compact"/>
              <w:jc w:val="left"/>
            </w:pPr>
            <w:r>
              <w:t xml:space="preserve">21</w:t>
            </w:r>
          </w:p>
        </w:tc>
      </w:tr>
      <w:tr>
        <w:tc>
          <w:tcPr/>
          <w:p>
            <w:pPr>
              <w:pStyle w:val="Compact"/>
              <w:jc w:val="left"/>
            </w:pPr>
            <w:r>
              <w:t xml:space="preserve">4</w:t>
            </w:r>
          </w:p>
        </w:tc>
        <w:tc>
          <w:tcPr/>
          <w:p>
            <w:pPr>
              <w:pStyle w:val="Compact"/>
              <w:jc w:val="left"/>
            </w:pPr>
            <w:r>
              <w:t xml:space="preserve">3,000,000 FFP2</w:t>
            </w:r>
          </w:p>
        </w:tc>
        <w:tc>
          <w:tcPr/>
          <w:p>
            <w:pPr>
              <w:pStyle w:val="Compact"/>
              <w:jc w:val="left"/>
            </w:pPr>
            <w:r>
              <w:t xml:space="preserve">Life</w:t>
            </w:r>
          </w:p>
        </w:tc>
        <w:tc>
          <w:tcPr/>
          <w:p>
            <w:pPr>
              <w:pStyle w:val="Compact"/>
              <w:jc w:val="left"/>
            </w:pPr>
            <w:r>
              <w:t xml:space="preserve">53</w:t>
            </w:r>
          </w:p>
        </w:tc>
        <w:tc>
          <w:tcPr/>
          <w:p>
            <w:pPr>
              <w:pStyle w:val="Compact"/>
              <w:jc w:val="left"/>
            </w:pPr>
            <w:r>
              <w:t xml:space="preserve">63</w:t>
            </w:r>
          </w:p>
        </w:tc>
        <w:tc>
          <w:tcPr/>
          <w:p>
            <w:pPr>
              <w:pStyle w:val="Compact"/>
              <w:jc w:val="left"/>
            </w:pPr>
            <w:r>
              <w:t xml:space="preserve">10</w:t>
            </w:r>
          </w:p>
        </w:tc>
      </w:tr>
      <w:tr>
        <w:tc>
          <w:tcPr/>
          <w:p>
            <w:pPr>
              <w:pStyle w:val="Compact"/>
              <w:jc w:val="left"/>
            </w:pPr>
            <w:r>
              <w:t xml:space="preserve">5</w:t>
            </w:r>
          </w:p>
        </w:tc>
        <w:tc>
          <w:tcPr/>
          <w:p>
            <w:pPr>
              <w:pStyle w:val="Compact"/>
              <w:jc w:val="left"/>
            </w:pPr>
            <w:r>
              <w:t xml:space="preserve">2,200,000 surgical</w:t>
            </w:r>
          </w:p>
        </w:tc>
        <w:tc>
          <w:tcPr/>
          <w:p>
            <w:pPr>
              <w:pStyle w:val="Compact"/>
              <w:jc w:val="left"/>
            </w:pPr>
            <w:r>
              <w:t xml:space="preserve">XML</w:t>
            </w:r>
          </w:p>
        </w:tc>
        <w:tc>
          <w:tcPr/>
          <w:p>
            <w:pPr>
              <w:pStyle w:val="Compact"/>
              <w:jc w:val="left"/>
            </w:pPr>
            <w:r>
              <w:t xml:space="preserve">61</w:t>
            </w:r>
          </w:p>
        </w:tc>
        <w:tc>
          <w:tcPr/>
          <w:p>
            <w:pPr>
              <w:pStyle w:val="Compact"/>
              <w:jc w:val="left"/>
            </w:pPr>
            <w:r>
              <w:t xml:space="preserve">67</w:t>
            </w:r>
          </w:p>
        </w:tc>
        <w:tc>
          <w:tcPr/>
          <w:p>
            <w:pPr>
              <w:pStyle w:val="Compact"/>
              <w:jc w:val="left"/>
            </w:pPr>
            <w:r>
              <w:t xml:space="preserve">6</w:t>
            </w:r>
          </w:p>
        </w:tc>
      </w:tr>
      <w:tr>
        <w:tc>
          <w:tcPr/>
          <w:p>
            <w:pPr>
              <w:pStyle w:val="Compact"/>
              <w:jc w:val="left"/>
            </w:pPr>
            <w:r>
              <w:t xml:space="preserve">6</w:t>
            </w:r>
          </w:p>
        </w:tc>
        <w:tc>
          <w:tcPr/>
          <w:p>
            <w:pPr>
              <w:pStyle w:val="Compact"/>
              <w:jc w:val="left"/>
            </w:pPr>
            <w:r>
              <w:t xml:space="preserve">surgical and FFP2</w:t>
            </w:r>
          </w:p>
        </w:tc>
        <w:tc>
          <w:tcPr/>
          <w:p>
            <w:pPr>
              <w:pStyle w:val="Compact"/>
              <w:jc w:val="left"/>
            </w:pPr>
            <w:r>
              <w:t xml:space="preserve">new national producer</w:t>
            </w:r>
          </w:p>
        </w:tc>
        <w:tc>
          <w:tcPr/>
          <w:p>
            <w:pPr>
              <w:pStyle w:val="Compact"/>
              <w:jc w:val="left"/>
            </w:pPr>
            <w:r>
              <w:t xml:space="preserve">50</w:t>
            </w:r>
          </w:p>
        </w:tc>
        <w:tc>
          <w:tcPr/>
          <w:p>
            <w:pPr>
              <w:pStyle w:val="Compact"/>
              <w:jc w:val="left"/>
            </w:pPr>
            <w:del w:id="1110" w:author="Claude" w:date="2026-10-28T00:00:00Z">
              <w:r>
                <w:delText xml:space="preserve">184–198</w:delText>
              </w:r>
            </w:del>
            <w:ins w:id="1111" w:author="Claude" w:date="2026-10-28T00:00:00Z">
              <w:r>
                <w:t xml:space="preserve">after 152 (early August; censored)</w:t>
              </w:r>
            </w:ins>
          </w:p>
        </w:tc>
        <w:tc>
          <w:tcPr/>
          <w:p>
            <w:pPr>
              <w:pStyle w:val="Compact"/>
              <w:jc w:val="left"/>
            </w:pPr>
            <w:del w:id="1112" w:author="Claude" w:date="2026-10-28T00:00:00Z">
              <w:r>
                <w:delText xml:space="preserve">134–148</w:delText>
              </w:r>
            </w:del>
            <w:ins w:id="1113" w:author="Claude" w:date="2026-10-28T00:00:00Z">
              <w:r>
                <w:t xml:space="preserve">more than 102</w:t>
              </w:r>
            </w:ins>
          </w:p>
        </w:tc>
      </w:tr>
    </w:tbl>
    <w:p>
      <w:pPr>
        <w:pStyle w:val="BodyText"/>
      </w:pPr>
      <w:r>
        <w:rPr>
          <w:iCs/>
          <w:i/>
        </w:rPr>
        <w:t xml:space="preserve">Note.</w:t>
      </w:r>
      <w:r>
        <w:t xml:space="preserve"> Source: Chamber of Representatives (2021a), Annex 5, entries 716, 719, 720, 722, 726 and 742, citing the testimony and annexes of the head of Saniport (Chamber of Representatives, 2021b); reading A of order 1 from entry 1052 (Chamber of Representatives, 2021c). </w:t>
      </w:r>
      <w:del w:id="1114" w:author="Claude" w:date="2026-10-28T00:00:00Z">
        <w:r>
          <w:delText xml:space="preserve">Delivery dates are as reported by the purchasing service.</w:delText>
        </w:r>
      </w:del>
      <w:ins w:id="1115" w:author="Claude" w:date="2026-10-28T00:00:00Z">
        <w:r>
          <w:t xml:space="preserve">Delivery dates are as reported by the purchasing service. Order 6 was first delivered after the observation window (30 June 2020, day 152) and is coded as censored.</w:t>
        </w:r>
      </w:ins>
      <w:r>
        <w:t xml:space="preserve"> Not shown: an order of 2.7 million FFP2 masks whose recorded delivery precedes its recorded order (entry 723), and an order of gloves (entry 725; lag 5 days).</w:t>
      </w:r>
    </w:p>
    <w:p>
      <w:pPr>
        <w:pStyle w:val="BodyText"/>
      </w:pPr>
      <w:r>
        <w:t xml:space="preserve">[Figure 1 about here]</w:t>
      </w:r>
    </w:p>
    <w:bookmarkEnd w:id="29"/>
    <w:bookmarkStart w:id="30" w:name="testing-the-explanations"/>
    <w:p>
      <w:pPr>
        <w:pStyle w:val="Heading2"/>
      </w:pPr>
      <w:r>
        <w:t xml:space="preserve">4.2 Testing the explanations</w:t>
      </w:r>
    </w:p>
    <w:p>
      <w:pPr>
        <w:pStyle w:val="FirstParagraph"/>
      </w:pPr>
      <w:r>
        <w:t xml:space="preserve">For the three FFP2 orders, the slope of delivery date on order date is 0.37 under reading B, between the decision-limited value of 1 and the supply-limited value of 0. The supply-limited model fits better (sum of squared errors 50.7 against 98.0), but the result reverses when the order of 23 March is left out, because the spacing of the orders, 12 and 7 days, is no wider than the variation in their delivery. </w:t>
      </w:r>
      <w:del w:id="1116" w:author="Claude" w:date="2026-10-28T00:00:00Z">
        <w:r>
          <w:delText xml:space="preserve">Under reading A, the slope is 0.15 and the supply-limited model fits better with any one order left out.</w:delText>
        </w:r>
      </w:del>
      <w:ins w:id="1117" w:author="Claude" w:date="2026-10-28T00:00:00Z">
        <w:r>
          <w:t xml:space="preserve">Under reading A, the slope is 0.15 and the supply-limited model fits better with any one order left out; under the option reading, the slope is 0.17, with the same result.</w:t>
        </w:r>
      </w:ins>
      <w:r>
        <w:t xml:space="preserve"> For the two surgical-mask orders, the slope is 1.06 and the lags are equal, the decision-limited pattern.</w:t>
      </w:r>
    </w:p>
    <w:p>
      <w:pPr>
        <w:pStyle w:val="BodyText"/>
      </w:pPr>
      <w:r>
        <w:t xml:space="preserve">Table 4 sets these results, and the rest of the record, against eleven candidate explanations of the delay. Verdicts use five terms: </w:t>
      </w:r>
      <w:r>
        <w:rPr>
          <w:iCs/>
          <w:i/>
        </w:rPr>
        <w:t xml:space="preserve">rejected</w:t>
      </w:r>
      <w:r>
        <w:t xml:space="preserve"> (the predicted pattern is contradicted by the record, a failed hoop test), </w:t>
      </w:r>
      <w:r>
        <w:rPr>
          <w:iCs/>
          <w:i/>
        </w:rPr>
        <w:t xml:space="preserve">not supported</w:t>
      </w:r>
      <w:r>
        <w:t xml:space="preserve"> (the pattern is absent, but the record is too thin to reject it), </w:t>
      </w:r>
      <w:r>
        <w:rPr>
          <w:iCs/>
          <w:i/>
        </w:rPr>
        <w:t xml:space="preserve">consistent</w:t>
      </w:r>
      <w:r>
        <w:t xml:space="preserve"> (the pattern is present, but so is the pattern of at least one rival), </w:t>
      </w:r>
      <w:r>
        <w:rPr>
          <w:iCs/>
          <w:i/>
        </w:rPr>
        <w:t xml:space="preserve">unidentified</w:t>
      </w:r>
      <w:r>
        <w:t xml:space="preserve"> (the record cannot show the pattern either way) and </w:t>
      </w:r>
      <w:r>
        <w:rPr>
          <w:iCs/>
          <w:i/>
        </w:rPr>
        <w:t xml:space="preserve">present</w:t>
      </w:r>
      <w:r>
        <w:t xml:space="preserve"> (for errors in the record). Where a verdict depends on the reading of the first order, reading B decides it.</w:t>
      </w:r>
    </w:p>
    <w:p>
      <w:pPr>
        <w:pStyle w:val="BodyText"/>
      </w:pPr>
      <w:r>
        <w:rPr>
          <w:bCs/>
          <w:b/>
        </w:rPr>
        <w:t xml:space="preserve">Table 4. Candidate explanations of the Belgian delay and what the paired record shows.</w:t>
      </w:r>
    </w:p>
    <w:tbl>
      <w:tblPr>
        <w:tblStyle w:val="Table"/>
        <w:tblW w:type="pct" w:w="5000"/>
        <w:tblLook w:firstRow="1" w:lastRow="0" w:firstColumn="0" w:lastColumn="0" w:noHBand="0" w:noVBand="0" w:val="0020"/>
        <w:jc w:val="start"/>
      </w:tblPr>
      <w:tblGrid>
        <w:gridCol w:w="1712"/>
        <w:gridCol w:w="1498"/>
        <w:gridCol w:w="1926"/>
        <w:gridCol w:w="1284"/>
        <w:gridCol w:w="1498"/>
      </w:tblGrid>
      <w:tr>
        <w:trPr>
          <w:tblHeader w:val="true"/>
        </w:trPr>
        <w:tc>
          <w:tcPr/>
          <w:p>
            <w:pPr>
              <w:pStyle w:val="Compact"/>
              <w:jc w:val="left"/>
            </w:pPr>
            <w:r>
              <w:t xml:space="preserve">Explanation</w:t>
            </w:r>
          </w:p>
        </w:tc>
        <w:tc>
          <w:tcPr/>
          <w:p>
            <w:pPr>
              <w:pStyle w:val="Compact"/>
              <w:jc w:val="left"/>
            </w:pPr>
            <w:r>
              <w:t xml:space="preserve">Predicted pattern</w:t>
            </w:r>
          </w:p>
        </w:tc>
        <w:tc>
          <w:tcPr/>
          <w:p>
            <w:pPr>
              <w:pStyle w:val="Compact"/>
              <w:jc w:val="left"/>
            </w:pPr>
            <w:r>
              <w:t xml:space="preserve">Belgian evidence</w:t>
            </w:r>
          </w:p>
        </w:tc>
        <w:tc>
          <w:tcPr/>
          <w:p>
            <w:pPr>
              <w:pStyle w:val="Compact"/>
              <w:jc w:val="left"/>
            </w:pPr>
            <w:r>
              <w:t xml:space="preserve">Verdict</w:t>
            </w:r>
          </w:p>
        </w:tc>
        <w:tc>
          <w:tcPr/>
          <w:p>
            <w:pPr>
              <w:pStyle w:val="Compact"/>
              <w:jc w:val="left"/>
            </w:pPr>
            <w:r>
              <w:t xml:space="preserve">Records that would settle it</w:t>
            </w:r>
          </w:p>
        </w:tc>
      </w:tr>
      <w:tr>
        <w:tc>
          <w:tcPr/>
          <w:p>
            <w:pPr>
              <w:pStyle w:val="Compact"/>
              <w:jc w:val="left"/>
            </w:pPr>
            <w:r>
              <w:t xml:space="preserve">1. Delay common to the purchasing service (procedure, contracting, payment)</w:t>
            </w:r>
          </w:p>
        </w:tc>
        <w:tc>
          <w:tcPr/>
          <w:p>
            <w:pPr>
              <w:pStyle w:val="Compact"/>
              <w:jc w:val="left"/>
            </w:pPr>
            <w:r>
              <w:t xml:space="preserve">Similar lags for orders placed together, whatever the good</w:t>
            </w:r>
          </w:p>
        </w:tc>
        <w:tc>
          <w:tcPr/>
          <w:p>
            <w:pPr>
              <w:pStyle w:val="Compact"/>
              <w:jc w:val="left"/>
            </w:pPr>
            <w:r>
              <w:t xml:space="preserve">Surgical ordered 15 March: 5 days; FFP2 ordered 16 March: 21 days; shortest lag 5 days</w:t>
            </w:r>
          </w:p>
        </w:tc>
        <w:tc>
          <w:tcPr/>
          <w:p>
            <w:pPr>
              <w:pStyle w:val="Compact"/>
              <w:jc w:val="left"/>
            </w:pPr>
            <w:r>
              <w:t xml:space="preserve">Rejected; any common component is at most 5 days</w:t>
            </w:r>
          </w:p>
        </w:tc>
        <w:tc>
          <w:tcPr/>
          <w:p>
            <w:pPr>
              <w:pStyle w:val="Compact"/>
              <w:jc w:val="left"/>
            </w:pPr>
            <w:r>
              <w:t xml:space="preserve">Internal approval and payment dates</w:t>
            </w:r>
          </w:p>
        </w:tc>
      </w:tr>
      <w:tr>
        <w:tc>
          <w:tcPr/>
          <w:p>
            <w:pPr>
              <w:pStyle w:val="Compact"/>
              <w:jc w:val="left"/>
            </w:pPr>
            <w:r>
              <w:t xml:space="preserve">2. Procedure specific to FFP2 (conformity assessment)</w:t>
            </w:r>
          </w:p>
        </w:tc>
        <w:tc>
          <w:tcPr/>
          <w:p>
            <w:pPr>
              <w:pStyle w:val="Compact"/>
              <w:jc w:val="left"/>
            </w:pPr>
            <w:r>
              <w:t xml:space="preserve">Longer FFP2 lags than surgical at the same time, even with supply available</w:t>
            </w:r>
          </w:p>
        </w:tc>
        <w:tc>
          <w:tcPr/>
          <w:p>
            <w:pPr>
              <w:pStyle w:val="Compact"/>
              <w:jc w:val="left"/>
            </w:pPr>
            <w:r>
              <w:t xml:space="preserve">The contrast in row 1; an EU recommendation of 13 March allowed derogations from PPE conformity rules (Annex 5, entry 250)</w:t>
            </w:r>
          </w:p>
        </w:tc>
        <w:tc>
          <w:tcPr/>
          <w:p>
            <w:pPr>
              <w:pStyle w:val="Compact"/>
              <w:jc w:val="left"/>
            </w:pPr>
            <w:r>
              <w:t xml:space="preserve">Unidentified; FFP2-specific supply (row 4) predicts the same contrast</w:t>
            </w:r>
          </w:p>
        </w:tc>
        <w:tc>
          <w:tcPr/>
          <w:p>
            <w:pPr>
              <w:pStyle w:val="Compact"/>
              <w:jc w:val="left"/>
            </w:pPr>
            <w:r>
              <w:t xml:space="preserve">Conformity approval dates per consignment</w:t>
            </w:r>
          </w:p>
        </w:tc>
      </w:tr>
      <w:tr>
        <w:tc>
          <w:tcPr/>
          <w:p>
            <w:pPr>
              <w:pStyle w:val="Compact"/>
              <w:jc w:val="left"/>
            </w:pPr>
            <w:r>
              <w:t xml:space="preserve">3. FFP2 delay set by the decision to order (M1)</w:t>
            </w:r>
          </w:p>
        </w:tc>
        <w:tc>
          <w:tcPr/>
          <w:p>
            <w:pPr>
              <w:pStyle w:val="Compact"/>
              <w:jc w:val="left"/>
            </w:pPr>
            <w:r>
              <w:t xml:space="preserve">Delivery moves one-for-one with order date</w:t>
            </w:r>
          </w:p>
        </w:tc>
        <w:tc>
          <w:tcPr/>
          <w:p>
            <w:pPr>
              <w:pStyle w:val="Compact"/>
              <w:jc w:val="left"/>
            </w:pPr>
            <w:r>
              <w:t xml:space="preserve">Slope 0.37; reverses when one order is left out</w:t>
            </w:r>
          </w:p>
        </w:tc>
        <w:tc>
          <w:tcPr/>
          <w:p>
            <w:pPr>
              <w:pStyle w:val="Compact"/>
              <w:jc w:val="left"/>
            </w:pPr>
            <w:r>
              <w:t xml:space="preserve">Unidentified (rejected under reading A)</w:t>
            </w:r>
          </w:p>
        </w:tc>
        <w:tc>
          <w:tcPr/>
          <w:p>
            <w:pPr>
              <w:pStyle w:val="Compact"/>
              <w:jc w:val="left"/>
            </w:pPr>
            <w:r>
              <w:t xml:space="preserve">Promised delivery dates at contracting; the written answers behind reading A</w:t>
            </w:r>
          </w:p>
        </w:tc>
      </w:tr>
      <w:tr>
        <w:tc>
          <w:tcPr/>
          <w:p>
            <w:pPr>
              <w:pStyle w:val="Compact"/>
              <w:jc w:val="left"/>
            </w:pPr>
            <w:r>
              <w:t xml:space="preserve">4. FFP2 delay set by availability of supply (M2)</w:t>
            </w:r>
          </w:p>
        </w:tc>
        <w:tc>
          <w:tcPr/>
          <w:p>
            <w:pPr>
              <w:pStyle w:val="Compact"/>
              <w:jc w:val="left"/>
            </w:pPr>
            <w:r>
              <w:t xml:space="preserve">Deliveries cluster whatever the order date</w:t>
            </w:r>
          </w:p>
        </w:tc>
        <w:tc>
          <w:tcPr/>
          <w:p>
            <w:pPr>
              <w:pStyle w:val="Compact"/>
              <w:jc w:val="left"/>
            </w:pPr>
            <w:r>
              <w:t xml:space="preserve">Deliveries on days 57–67 for orders on days 34–53</w:t>
            </w:r>
          </w:p>
        </w:tc>
        <w:tc>
          <w:tcPr/>
          <w:p>
            <w:pPr>
              <w:pStyle w:val="Compact"/>
              <w:jc w:val="left"/>
            </w:pPr>
            <w:r>
              <w:t xml:space="preserve">Consistent; robust only under reading A</w:t>
            </w:r>
          </w:p>
        </w:tc>
        <w:tc>
          <w:tcPr/>
          <w:p>
            <w:pPr>
              <w:pStyle w:val="Compact"/>
              <w:jc w:val="left"/>
            </w:pPr>
            <w:r>
              <w:t xml:space="preserve">As for 3, plus dispatch or production records</w:t>
            </w:r>
          </w:p>
        </w:tc>
      </w:tr>
      <w:tr>
        <w:tc>
          <w:tcPr/>
          <w:p>
            <w:pPr>
              <w:pStyle w:val="Compact"/>
              <w:jc w:val="left"/>
            </w:pPr>
            <w:r>
              <w:t xml:space="preserve">5. Surgical masks not supply-constrained</w:t>
            </w:r>
          </w:p>
        </w:tc>
        <w:tc>
          <w:tcPr/>
          <w:p>
            <w:pPr>
              <w:pStyle w:val="Compact"/>
              <w:jc w:val="left"/>
            </w:pPr>
            <w:r>
              <w:t xml:space="preserve">Short, equal lags at different order dates</w:t>
            </w:r>
          </w:p>
        </w:tc>
        <w:tc>
          <w:tcPr/>
          <w:p>
            <w:pPr>
              <w:pStyle w:val="Compact"/>
              <w:jc w:val="left"/>
            </w:pPr>
            <w:r>
              <w:t xml:space="preserve">5 and 6 days for orders of 15 and 31 March</w:t>
            </w:r>
          </w:p>
        </w:tc>
        <w:tc>
          <w:tcPr/>
          <w:p>
            <w:pPr>
              <w:pStyle w:val="Compact"/>
              <w:jc w:val="left"/>
            </w:pPr>
            <w:r>
              <w:t xml:space="preserve">Consistent from mid-March; an earlier constraint cannot be excluded</w:t>
            </w:r>
          </w:p>
        </w:tc>
        <w:tc>
          <w:tcPr/>
          <w:p>
            <w:pPr>
              <w:pStyle w:val="Compact"/>
              <w:jc w:val="left"/>
            </w:pPr>
            <w:r>
              <w:t xml:space="preserve">A surgical order placed before March</w:t>
            </w:r>
          </w:p>
        </w:tc>
      </w:tr>
      <w:tr>
        <w:tc>
          <w:tcPr/>
          <w:p>
            <w:pPr>
              <w:pStyle w:val="Compact"/>
              <w:jc w:val="left"/>
            </w:pPr>
            <w:r>
              <w:t xml:space="preserve">6. Capacity specific to the supplier</w:t>
            </w:r>
          </w:p>
        </w:tc>
        <w:tc>
          <w:tcPr/>
          <w:p>
            <w:pPr>
              <w:pStyle w:val="Compact"/>
              <w:jc w:val="left"/>
            </w:pPr>
            <w:r>
              <w:t xml:space="preserve">Different lags for one good ordered on one date from different suppliers</w:t>
            </w:r>
          </w:p>
        </w:tc>
        <w:tc>
          <w:tcPr/>
          <w:p>
            <w:pPr>
              <w:pStyle w:val="Compact"/>
              <w:jc w:val="left"/>
            </w:pPr>
            <w:r>
              <w:t xml:space="preserve">FFP2: Ultrazonic 21 days (16 March), Life 10 days (23 March); supplier and date coincide</w:t>
            </w:r>
          </w:p>
        </w:tc>
        <w:tc>
          <w:tcPr/>
          <w:p>
            <w:pPr>
              <w:pStyle w:val="Compact"/>
              <w:jc w:val="left"/>
            </w:pPr>
            <w:r>
              <w:t xml:space="preserve">Unidentified</w:t>
            </w:r>
          </w:p>
        </w:tc>
        <w:tc>
          <w:tcPr/>
          <w:p>
            <w:pPr>
              <w:pStyle w:val="Compact"/>
              <w:jc w:val="left"/>
            </w:pPr>
            <w:r>
              <w:t xml:space="preserve">Two suppliers of one good ordered on one date</w:t>
            </w:r>
          </w:p>
        </w:tc>
      </w:tr>
      <w:tr>
        <w:tc>
          <w:tcPr/>
          <w:p>
            <w:pPr>
              <w:pStyle w:val="Compact"/>
              <w:jc w:val="left"/>
            </w:pPr>
            <w:r>
              <w:t xml:space="preserve">7. China’s export controls (from day 62)</w:t>
            </w:r>
          </w:p>
        </w:tc>
        <w:tc>
          <w:tcPr/>
          <w:p>
            <w:pPr>
              <w:pStyle w:val="Compact"/>
              <w:jc w:val="left"/>
            </w:pPr>
            <w:r>
              <w:t xml:space="preserve">Longer lags for deliveries after day 62</w:t>
            </w:r>
          </w:p>
        </w:tc>
        <w:tc>
          <w:tcPr/>
          <w:p>
            <w:pPr>
              <w:pStyle w:val="Compact"/>
              <w:jc w:val="left"/>
            </w:pPr>
            <w:r>
              <w:t xml:space="preserve">Surgical 5 days before, 6 after; FFP2 23 before, 21 and 10 after; origin not stated</w:t>
            </w:r>
          </w:p>
        </w:tc>
        <w:tc>
          <w:tcPr/>
          <w:p>
            <w:pPr>
              <w:pStyle w:val="Compact"/>
              <w:jc w:val="left"/>
            </w:pPr>
            <w:r>
              <w:t xml:space="preserve">Not supported</w:t>
            </w:r>
          </w:p>
        </w:tc>
        <w:tc>
          <w:tcPr/>
          <w:p>
            <w:pPr>
              <w:pStyle w:val="Compact"/>
              <w:jc w:val="left"/>
            </w:pPr>
            <w:r>
              <w:t xml:space="preserve">Origin and shipping records</w:t>
            </w:r>
          </w:p>
        </w:tc>
      </w:tr>
      <w:tr>
        <w:tc>
          <w:tcPr/>
          <w:p>
            <w:pPr>
              <w:pStyle w:val="Compact"/>
              <w:jc w:val="left"/>
            </w:pPr>
            <w:r>
              <w:t xml:space="preserve">8. Bottleneck in domestic distribution</w:t>
            </w:r>
          </w:p>
        </w:tc>
        <w:tc>
          <w:tcPr/>
          <w:p>
            <w:pPr>
              <w:pStyle w:val="Compact"/>
              <w:jc w:val="left"/>
            </w:pPr>
            <w:r>
              <w:t xml:space="preserve">Delay between receipt and arrival at users</w:t>
            </w:r>
          </w:p>
        </w:tc>
        <w:tc>
          <w:tcPr/>
          <w:p>
            <w:pPr>
              <w:pStyle w:val="Compact"/>
              <w:jc w:val="left"/>
            </w:pPr>
            <w:r>
              <w:t xml:space="preserve">Record ends at receipt; distribution to municipalities from 16 March, to hospitals from 20 March</w:t>
            </w:r>
          </w:p>
        </w:tc>
        <w:tc>
          <w:tcPr/>
          <w:p>
            <w:pPr>
              <w:pStyle w:val="Compact"/>
              <w:jc w:val="left"/>
            </w:pPr>
            <w:r>
              <w:t xml:space="preserve">Unidentified</w:t>
            </w:r>
          </w:p>
        </w:tc>
        <w:tc>
          <w:tcPr/>
          <w:p>
            <w:pPr>
              <w:pStyle w:val="Compact"/>
              <w:jc w:val="left"/>
            </w:pPr>
            <w:r>
              <w:t xml:space="preserve">Receipt-to-distribution dates per consignment</w:t>
            </w:r>
          </w:p>
        </w:tc>
      </w:tr>
      <w:tr>
        <w:tc>
          <w:tcPr/>
          <w:p>
            <w:pPr>
              <w:pStyle w:val="Compact"/>
              <w:jc w:val="left"/>
            </w:pPr>
            <w:r>
              <w:t xml:space="preserve">9. Waiting for EU joint procurement</w:t>
            </w:r>
          </w:p>
        </w:tc>
        <w:tc>
          <w:tcPr/>
          <w:p>
            <w:pPr>
              <w:pStyle w:val="Compact"/>
              <w:jc w:val="left"/>
            </w:pPr>
            <w:r>
              <w:t xml:space="preserve">National orders held until the first joint call ended (day 42)</w:t>
            </w:r>
          </w:p>
        </w:tc>
        <w:tc>
          <w:tcPr/>
          <w:p>
            <w:pPr>
              <w:pStyle w:val="Compact"/>
              <w:jc w:val="left"/>
            </w:pPr>
            <w:r>
              <w:t xml:space="preserve">First firm order on day 34</w:t>
            </w:r>
          </w:p>
        </w:tc>
        <w:tc>
          <w:tcPr/>
          <w:p>
            <w:pPr>
              <w:pStyle w:val="Compact"/>
              <w:jc w:val="left"/>
            </w:pPr>
            <w:r>
              <w:t xml:space="preserve">Rejected</w:t>
            </w:r>
          </w:p>
        </w:tc>
        <w:tc>
          <w:tcPr/>
          <w:p>
            <w:pPr>
              <w:pStyle w:val="Compact"/>
              <w:jc w:val="left"/>
            </w:pPr>
            <w:r>
              <w:t xml:space="preserve">—</w:t>
            </w:r>
          </w:p>
        </w:tc>
      </w:tr>
      <w:tr>
        <w:tc>
          <w:tcPr/>
          <w:p>
            <w:pPr>
              <w:pStyle w:val="Compact"/>
              <w:jc w:val="left"/>
            </w:pPr>
            <w:r>
              <w:t xml:space="preserve">10. What triggered the decision: alarm, news of supply or the end of hesitation</w:t>
            </w:r>
          </w:p>
        </w:tc>
        <w:tc>
          <w:tcPr/>
          <w:p>
            <w:pPr>
              <w:pStyle w:val="Compact"/>
              <w:jc w:val="left"/>
            </w:pPr>
            <w:r>
              <w:t xml:space="preserve">Determines the order date, not the paired lag</w:t>
            </w:r>
          </w:p>
        </w:tc>
        <w:tc>
          <w:tcPr/>
          <w:p>
            <w:pPr>
              <w:pStyle w:val="Compact"/>
              <w:jc w:val="left"/>
            </w:pPr>
            <w:r>
              <w:t xml:space="preserve">First order after the Lombardy outbreak (day 21) and the recovery of Chinese output (day 30)</w:t>
            </w:r>
          </w:p>
        </w:tc>
        <w:tc>
          <w:tcPr/>
          <w:p>
            <w:pPr>
              <w:pStyle w:val="Compact"/>
              <w:jc w:val="left"/>
            </w:pPr>
            <w:r>
              <w:t xml:space="preserve">Unidentified</w:t>
            </w:r>
          </w:p>
        </w:tc>
        <w:tc>
          <w:tcPr/>
          <w:p>
            <w:pPr>
              <w:pStyle w:val="Compact"/>
              <w:jc w:val="left"/>
            </w:pPr>
            <w:r>
              <w:t xml:space="preserve">Records of the decision to order</w:t>
            </w:r>
          </w:p>
        </w:tc>
      </w:tr>
      <w:tr>
        <w:tc>
          <w:tcPr/>
          <w:p>
            <w:pPr>
              <w:pStyle w:val="Compact"/>
              <w:jc w:val="left"/>
            </w:pPr>
            <w:r>
              <w:t xml:space="preserve">11. Error in the record</w:t>
            </w:r>
          </w:p>
        </w:tc>
        <w:tc>
          <w:tcPr/>
          <w:p>
            <w:pPr>
              <w:pStyle w:val="Compact"/>
              <w:jc w:val="left"/>
            </w:pPr>
            <w:r>
              <w:t xml:space="preserve">Impossible sequences; conflicting entries</w:t>
            </w:r>
          </w:p>
        </w:tc>
        <w:tc>
          <w:tcPr/>
          <w:p>
            <w:pPr>
              <w:pStyle w:val="Compact"/>
              <w:jc w:val="left"/>
            </w:pPr>
            <w:r>
              <w:t xml:space="preserve">One order delivered before it was placed (excluded); first order contested</w:t>
            </w:r>
          </w:p>
        </w:tc>
        <w:tc>
          <w:tcPr/>
          <w:p>
            <w:pPr>
              <w:pStyle w:val="Compact"/>
              <w:jc w:val="left"/>
            </w:pPr>
            <w:r>
              <w:t xml:space="preserve">Present; handled by exclusion and two readings</w:t>
            </w:r>
          </w:p>
        </w:tc>
        <w:tc>
          <w:tcPr/>
          <w:p>
            <w:pPr>
              <w:pStyle w:val="Compact"/>
              <w:jc w:val="left"/>
            </w:pPr>
            <w:r>
              <w:t xml:space="preserve">Original purchase orders and delivery notes</w:t>
            </w:r>
          </w:p>
        </w:tc>
      </w:tr>
    </w:tbl>
    <w:p>
      <w:pPr>
        <w:pStyle w:val="BodyText"/>
      </w:pPr>
      <w:r>
        <w:t xml:space="preserve">Of the eleven explanations, two are rejected, one is not supported, two are consistent with the record, five are unidentified and one is present. The paired record therefore does what an elapsed-time measure cannot: it excludes a delay common to everything the purchasing service bought and bounds any such delay at five days, and it excludes waiting for joint procurement. It does not decide whether the FFP2 delay was set by the decision or by supply under the better-supported reading, and a procedure specific to respirators remains open. Each open question is matched to the record that would close it.</w:t>
      </w:r>
    </w:p>
    <w:bookmarkEnd w:id="30"/>
    <w:bookmarkStart w:id="31" w:name="cross-case-profiles"/>
    <w:p>
      <w:pPr>
        <w:pStyle w:val="Heading2"/>
      </w:pPr>
      <w:r>
        <w:t xml:space="preserve">4.3 Cross-case profiles</w:t>
      </w:r>
    </w:p>
    <w:p>
      <w:pPr>
        <w:pStyle w:val="FirstParagraph"/>
      </w:pPr>
      <w:r>
        <w:t xml:space="preserve">Table 5 and Figure 2 give the profile of each case. </w:t>
      </w:r>
      <w:del w:id="1118" w:author="Claude" w:date="2026-10-28T00:00:00Z">
        <w:r>
          <w:delText xml:space="preserve">Under reading B, the dated first orders of the import-dependent countries fall on or after day 29; Sweden’s cannot be dated; France ordered on day 8, from French manufacturers.</w:delText>
        </w:r>
      </w:del>
      <w:ins w:id="1119" w:author="Claude" w:date="2026-10-28T00:00:00Z">
        <w:r>
          <w:t xml:space="preserve">Under reading B, the first orders of Belgium, Germany and the Netherlands fall on or after day 29; Sweden’s falls in February (days 2–30); France ordered on day 8 (day 20 if dated by the validation of its first purchase), from French manufacturers.</w:t>
        </w:r>
      </w:ins>
      <w:r>
        <w:t xml:space="preserve"> </w:t>
      </w:r>
      <w:del w:id="1120" w:author="Claude" w:date="2026-10-28T00:00:00Z">
        <w:r>
          <w:delText xml:space="preserve">First deliveries to a distribution level came on day 46 in Belgium, days 51–52 in Germany and day 51 in the Netherlands, within six days of one another, although their first orders were 2–17 days apart under reading B and 35–50 days apart under reading A.</w:delText>
        </w:r>
      </w:del>
      <w:ins w:id="1121" w:author="Claude" w:date="2026-10-28T00:00:00Z">
        <w:r>
          <w:t xml:space="preserve">First deliveries to a distribution level came on day 46 in Belgium, days 41–50 in Germany and days 51–52 in the Netherlands, 5–11 days apart, while their first orders were 2–16 days apart under reading B and 35–49 days apart under reading A.</w:t>
        </w:r>
      </w:ins>
      <w:r>
        <w:t xml:space="preserve"> </w:t>
      </w:r>
      <w:del w:id="1122" w:author="Claude" w:date="2026-10-28T00:00:00Z">
        <w:r>
          <w:delText xml:space="preserve">France delivered first (days 39–45), most plausibly from its stock;</w:delText>
        </w:r>
      </w:del>
      <w:ins w:id="1123" w:author="Claude" w:date="2026-10-28T00:00:00Z">
        <w:r>
          <w:t xml:space="preserve">France’s first delivery fell on days 39–52, most plausibly from its stock, a window that does not place it before Germany’s or Belgium’s;</w:t>
        </w:r>
      </w:ins>
      <w:r>
        <w:t xml:space="preserve"> the EU level, whose first joint procurement call did not lead to a contract (McEvoy &amp; Ferri, 2020), delivered last, from the rescEU stockpile on day 86 (European Commission, 2020b; European Parliament, 2020).</w:t>
      </w:r>
    </w:p>
    <w:p>
      <w:pPr>
        <w:pStyle w:val="BodyText"/>
      </w:pPr>
      <w:r>
        <w:rPr>
          <w:bCs/>
          <w:b/>
        </w:rPr>
        <w:t xml:space="preserve">Table 5. First firm order, first binding act and first delivery (days from t0 = 30 January 2020).</w:t>
      </w:r>
    </w:p>
    <w:tbl>
      <w:tblPr>
        <w:tblStyle w:val="Table"/>
        <w:tblW w:type="pct" w:w="5000"/>
        <w:tblLook w:firstRow="1" w:lastRow="0" w:firstColumn="0" w:lastColumn="0" w:noHBand="0" w:noVBand="0" w:val="0020"/>
        <w:jc w:val="start"/>
      </w:tblPr>
      <w:tblGrid>
        <w:gridCol w:w="1335"/>
        <w:gridCol w:w="667"/>
        <w:gridCol w:w="954"/>
        <w:gridCol w:w="954"/>
        <w:gridCol w:w="1335"/>
        <w:gridCol w:w="1240"/>
        <w:gridCol w:w="1431"/>
      </w:tblGrid>
      <w:tr>
        <w:trPr>
          <w:tblHeader w:val="true"/>
        </w:trPr>
        <w:tc>
          <w:tcPr/>
          <w:p>
            <w:pPr>
              <w:pStyle w:val="Compact"/>
              <w:jc w:val="left"/>
            </w:pPr>
            <w:r>
              <w:t xml:space="preserve">Case</w:t>
            </w:r>
          </w:p>
        </w:tc>
        <w:tc>
          <w:tcPr/>
          <w:p>
            <w:pPr>
              <w:pStyle w:val="Compact"/>
              <w:jc w:val="left"/>
            </w:pPr>
            <w:r>
              <w:t xml:space="preserve">Stock at t0</w:t>
            </w:r>
          </w:p>
        </w:tc>
        <w:tc>
          <w:tcPr/>
          <w:p>
            <w:pPr>
              <w:pStyle w:val="Compact"/>
              <w:jc w:val="left"/>
            </w:pPr>
            <w:r>
              <w:t xml:space="preserve">First firm order</w:t>
            </w:r>
          </w:p>
        </w:tc>
        <w:tc>
          <w:tcPr/>
          <w:p>
            <w:pPr>
              <w:pStyle w:val="Compact"/>
              <w:jc w:val="left"/>
            </w:pPr>
            <w:r>
              <w:t xml:space="preserve">First binding act</w:t>
            </w:r>
          </w:p>
        </w:tc>
        <w:tc>
          <w:tcPr/>
          <w:p>
            <w:pPr>
              <w:pStyle w:val="Compact"/>
              <w:jc w:val="left"/>
            </w:pPr>
            <w:r>
              <w:t xml:space="preserve">First delivery</w:t>
            </w:r>
          </w:p>
        </w:tc>
        <w:tc>
          <w:tcPr/>
          <w:p>
            <w:pPr>
              <w:pStyle w:val="Compact"/>
              <w:jc w:val="left"/>
            </w:pPr>
            <w:r>
              <w:t xml:space="preserve">Order to delivery, unpaired</w:t>
            </w:r>
          </w:p>
        </w:tc>
        <w:tc>
          <w:tcPr/>
          <w:p>
            <w:pPr>
              <w:pStyle w:val="Compact"/>
              <w:jc w:val="left"/>
            </w:pPr>
            <w:r>
              <w:t xml:space="preserve">Paired lag</w:t>
            </w:r>
          </w:p>
        </w:tc>
      </w:tr>
      <w:tr>
        <w:tc>
          <w:tcPr/>
          <w:p>
            <w:pPr>
              <w:pStyle w:val="Compact"/>
              <w:jc w:val="left"/>
            </w:pPr>
            <w:r>
              <w:t xml:space="preserve">France</w:t>
            </w:r>
          </w:p>
        </w:tc>
        <w:tc>
          <w:tcPr/>
          <w:p>
            <w:pPr>
              <w:pStyle w:val="Compact"/>
              <w:jc w:val="left"/>
            </w:pPr>
            <w:r>
              <w:t xml:space="preserve">Yes</w:t>
            </w:r>
          </w:p>
        </w:tc>
        <w:tc>
          <w:tcPr/>
          <w:p>
            <w:pPr>
              <w:pStyle w:val="Compact"/>
              <w:jc w:val="left"/>
            </w:pPr>
            <w:del w:id="1124" w:author="Claude" w:date="2026-10-28T00:00:00Z">
              <w:r>
                <w:delText xml:space="preserve">8 (alt. 0)</w:delText>
              </w:r>
            </w:del>
            <w:ins w:id="1125" w:author="Claude" w:date="2026-10-28T00:00:00Z">
              <w:r>
                <w:t xml:space="preserve">8 (validation reading: 20; looser rule: 0)</w:t>
              </w:r>
            </w:ins>
          </w:p>
        </w:tc>
        <w:tc>
          <w:tcPr/>
          <w:p>
            <w:pPr>
              <w:pStyle w:val="Compact"/>
              <w:jc w:val="left"/>
            </w:pPr>
            <w:r>
              <w:t xml:space="preserve">33</w:t>
            </w:r>
          </w:p>
        </w:tc>
        <w:tc>
          <w:tcPr/>
          <w:p>
            <w:pPr>
              <w:pStyle w:val="Compact"/>
              <w:jc w:val="left"/>
            </w:pPr>
            <w:del w:id="1126" w:author="Claude" w:date="2026-10-28T00:00:00Z">
              <w:r>
                <w:delText xml:space="preserve">39–45</w:delText>
              </w:r>
            </w:del>
            <w:ins w:id="1127" w:author="Claude" w:date="2026-10-28T00:00:00Z">
              <w:r>
                <w:t xml:space="preserve">39–52</w:t>
              </w:r>
            </w:ins>
          </w:p>
        </w:tc>
        <w:tc>
          <w:tcPr/>
          <w:p>
            <w:pPr>
              <w:pStyle w:val="Compact"/>
              <w:jc w:val="left"/>
            </w:pPr>
            <w:r>
              <w:t xml:space="preserve">n.c. (stock)</w:t>
            </w:r>
          </w:p>
        </w:tc>
        <w:tc>
          <w:tcPr/>
          <w:p>
            <w:pPr>
              <w:pStyle w:val="Compact"/>
              <w:jc w:val="left"/>
            </w:pPr>
            <w:r>
              <w:t xml:space="preserve">—</w:t>
            </w:r>
          </w:p>
        </w:tc>
      </w:tr>
      <w:tr>
        <w:tc>
          <w:tcPr/>
          <w:p>
            <w:pPr>
              <w:pStyle w:val="Compact"/>
              <w:jc w:val="left"/>
            </w:pPr>
            <w:r>
              <w:t xml:space="preserve">Belgium</w:t>
            </w:r>
          </w:p>
        </w:tc>
        <w:tc>
          <w:tcPr/>
          <w:p>
            <w:pPr>
              <w:pStyle w:val="Compact"/>
              <w:jc w:val="left"/>
            </w:pPr>
            <w:r>
              <w:t xml:space="preserve">No</w:t>
            </w:r>
          </w:p>
        </w:tc>
        <w:tc>
          <w:tcPr/>
          <w:p>
            <w:pPr>
              <w:pStyle w:val="Compact"/>
              <w:jc w:val="left"/>
            </w:pPr>
            <w:del w:id="1128" w:author="Claude" w:date="2026-10-28T00:00:00Z">
              <w:r>
                <w:delText xml:space="preserve">34 (A: 1)</w:delText>
              </w:r>
            </w:del>
            <w:ins w:id="1129" w:author="Claude" w:date="2026-10-28T00:00:00Z">
              <w:r>
                <w:t xml:space="preserve">34 (A: 1; option: 5)</w:t>
              </w:r>
            </w:ins>
          </w:p>
        </w:tc>
        <w:tc>
          <w:tcPr/>
          <w:p>
            <w:pPr>
              <w:pStyle w:val="Compact"/>
              <w:jc w:val="left"/>
            </w:pPr>
            <w:del w:id="1130" w:author="Claude" w:date="2026-10-28T00:00:00Z">
              <w:r>
                <w:delText xml:space="preserve">43</w:delText>
              </w:r>
            </w:del>
            <w:ins w:id="1131" w:author="Claude" w:date="2026-10-28T00:00:00Z">
              <w:r>
                <w:t xml:space="preserve">53†</w:t>
              </w:r>
            </w:ins>
          </w:p>
        </w:tc>
        <w:tc>
          <w:tcPr/>
          <w:p>
            <w:pPr>
              <w:pStyle w:val="Compact"/>
              <w:jc w:val="left"/>
            </w:pPr>
            <w:r>
              <w:t xml:space="preserve">46</w:t>
            </w:r>
          </w:p>
        </w:tc>
        <w:tc>
          <w:tcPr/>
          <w:p>
            <w:pPr>
              <w:pStyle w:val="Compact"/>
              <w:jc w:val="left"/>
            </w:pPr>
            <w:del w:id="1132" w:author="Claude" w:date="2026-10-28T00:00:00Z">
              <w:r>
                <w:delText xml:space="preserve">12 (A: 45)</w:delText>
              </w:r>
            </w:del>
            <w:ins w:id="1133" w:author="Claude" w:date="2026-10-28T00:00:00Z">
              <w:r>
                <w:t xml:space="preserve">12 (A: 45; option: 41)</w:t>
              </w:r>
            </w:ins>
          </w:p>
        </w:tc>
        <w:tc>
          <w:tcPr/>
          <w:p>
            <w:pPr>
              <w:pStyle w:val="Compact"/>
              <w:jc w:val="left"/>
            </w:pPr>
            <w:del w:id="1134" w:author="Claude" w:date="2026-10-28T00:00:00Z">
              <w:r>
                <w:delText xml:space="preserve">23 (A: 56); five orders 5–23</w:delText>
              </w:r>
            </w:del>
            <w:ins w:id="1135" w:author="Claude" w:date="2026-10-28T00:00:00Z">
              <w:r>
                <w:t xml:space="preserve">23 (A: 56; option: 52); five orders 5–23</w:t>
              </w:r>
            </w:ins>
          </w:p>
        </w:tc>
      </w:tr>
      <w:tr>
        <w:tc>
          <w:tcPr/>
          <w:p>
            <w:pPr>
              <w:pStyle w:val="Compact"/>
              <w:jc w:val="left"/>
            </w:pPr>
            <w:r>
              <w:t xml:space="preserve">Germany</w:t>
            </w:r>
          </w:p>
        </w:tc>
        <w:tc>
          <w:tcPr/>
          <w:p>
            <w:pPr>
              <w:pStyle w:val="Compact"/>
              <w:jc w:val="left"/>
            </w:pPr>
            <w:r>
              <w:t xml:space="preserve">No</w:t>
            </w:r>
          </w:p>
        </w:tc>
        <w:tc>
          <w:tcPr/>
          <w:p>
            <w:pPr>
              <w:pStyle w:val="Compact"/>
              <w:jc w:val="left"/>
            </w:pPr>
            <w:del w:id="1136" w:author="Claude" w:date="2026-10-28T00:00:00Z">
              <w:r>
                <w:delText xml:space="preserve">29–51</w:delText>
              </w:r>
            </w:del>
            <w:ins w:id="1137" w:author="Claude" w:date="2026-10-28T00:00:00Z">
              <w:r>
                <w:t xml:space="preserve">29–39 (ministry reading: 29–50)†</w:t>
              </w:r>
            </w:ins>
          </w:p>
        </w:tc>
        <w:tc>
          <w:tcPr/>
          <w:p>
            <w:pPr>
              <w:pStyle w:val="Compact"/>
              <w:jc w:val="left"/>
            </w:pPr>
            <w:r>
              <w:t xml:space="preserve">34</w:t>
            </w:r>
          </w:p>
        </w:tc>
        <w:tc>
          <w:tcPr/>
          <w:p>
            <w:pPr>
              <w:pStyle w:val="Compact"/>
              <w:jc w:val="left"/>
            </w:pPr>
            <w:del w:id="1138" w:author="Claude" w:date="2026-10-28T00:00:00Z">
              <w:r>
                <w:delText xml:space="preserve">51–52</w:delText>
              </w:r>
            </w:del>
            <w:ins w:id="1139" w:author="Claude" w:date="2026-10-28T00:00:00Z">
              <w:r>
                <w:t xml:space="preserve">41–50†</w:t>
              </w:r>
            </w:ins>
          </w:p>
        </w:tc>
        <w:tc>
          <w:tcPr/>
          <w:p>
            <w:pPr>
              <w:pStyle w:val="Compact"/>
              <w:jc w:val="left"/>
            </w:pPr>
            <w:del w:id="1140" w:author="Claude" w:date="2026-10-28T00:00:00Z">
              <w:r>
                <w:delText xml:space="preserve">0–23</w:delText>
              </w:r>
            </w:del>
            <w:ins w:id="1141" w:author="Claude" w:date="2026-10-28T00:00:00Z">
              <w:r>
                <w:t xml:space="preserve">2–21 (ministry reading: −9 to 21)</w:t>
              </w:r>
            </w:ins>
          </w:p>
        </w:tc>
        <w:tc>
          <w:tcPr/>
          <w:p>
            <w:pPr>
              <w:pStyle w:val="Compact"/>
              <w:jc w:val="left"/>
            </w:pPr>
            <w:r>
              <w:t xml:space="preserve">—</w:t>
            </w:r>
          </w:p>
        </w:tc>
      </w:tr>
      <w:tr>
        <w:tc>
          <w:tcPr/>
          <w:p>
            <w:pPr>
              <w:pStyle w:val="Compact"/>
              <w:jc w:val="left"/>
            </w:pPr>
            <w:r>
              <w:t xml:space="preserve">Netherlands</w:t>
            </w:r>
          </w:p>
        </w:tc>
        <w:tc>
          <w:tcPr/>
          <w:p>
            <w:pPr>
              <w:pStyle w:val="Compact"/>
              <w:jc w:val="left"/>
            </w:pPr>
            <w:r>
              <w:t xml:space="preserve">No</w:t>
            </w:r>
          </w:p>
        </w:tc>
        <w:tc>
          <w:tcPr/>
          <w:p>
            <w:pPr>
              <w:pStyle w:val="Compact"/>
              <w:jc w:val="left"/>
            </w:pPr>
            <w:r>
              <w:t xml:space="preserve">36–39</w:t>
            </w:r>
          </w:p>
        </w:tc>
        <w:tc>
          <w:tcPr/>
          <w:p>
            <w:pPr>
              <w:pStyle w:val="Compact"/>
              <w:jc w:val="left"/>
            </w:pPr>
            <w:r>
              <w:t xml:space="preserve">none found</w:t>
            </w:r>
          </w:p>
        </w:tc>
        <w:tc>
          <w:tcPr/>
          <w:p>
            <w:pPr>
              <w:pStyle w:val="Compact"/>
              <w:jc w:val="left"/>
            </w:pPr>
            <w:del w:id="1142" w:author="Claude" w:date="2026-10-28T00:00:00Z">
              <w:r>
                <w:delText xml:space="preserve">51</w:delText>
              </w:r>
            </w:del>
            <w:ins w:id="1143" w:author="Claude" w:date="2026-10-28T00:00:00Z">
              <w:r>
                <w:t xml:space="preserve">51–52</w:t>
              </w:r>
            </w:ins>
          </w:p>
        </w:tc>
        <w:tc>
          <w:tcPr/>
          <w:p>
            <w:pPr>
              <w:pStyle w:val="Compact"/>
              <w:jc w:val="left"/>
            </w:pPr>
            <w:del w:id="1144" w:author="Claude" w:date="2026-10-28T00:00:00Z">
              <w:r>
                <w:delText xml:space="preserve">12–15</w:delText>
              </w:r>
            </w:del>
            <w:ins w:id="1145" w:author="Claude" w:date="2026-10-28T00:00:00Z">
              <w:r>
                <w:t xml:space="preserve">12–16</w:t>
              </w:r>
            </w:ins>
          </w:p>
        </w:tc>
        <w:tc>
          <w:tcPr/>
          <w:p>
            <w:pPr>
              <w:pStyle w:val="Compact"/>
              <w:jc w:val="left"/>
            </w:pPr>
            <w:r>
              <w:t xml:space="preserve">—</w:t>
            </w:r>
          </w:p>
        </w:tc>
      </w:tr>
      <w:tr>
        <w:tc>
          <w:tcPr/>
          <w:p>
            <w:pPr>
              <w:pStyle w:val="Compact"/>
              <w:jc w:val="left"/>
            </w:pPr>
            <w:r>
              <w:t xml:space="preserve">Sweden</w:t>
            </w:r>
          </w:p>
        </w:tc>
        <w:tc>
          <w:tcPr/>
          <w:p>
            <w:pPr>
              <w:pStyle w:val="Compact"/>
              <w:jc w:val="left"/>
            </w:pPr>
            <w:r>
              <w:t xml:space="preserve">No</w:t>
            </w:r>
          </w:p>
        </w:tc>
        <w:tc>
          <w:tcPr/>
          <w:p>
            <w:pPr>
              <w:pStyle w:val="Compact"/>
              <w:jc w:val="left"/>
            </w:pPr>
            <w:del w:id="1146" w:author="Claude" w:date="2026-10-28T00:00:00Z">
              <w:r>
                <w:delText xml:space="preserve">0–61</w:delText>
              </w:r>
            </w:del>
            <w:ins w:id="1147" w:author="Claude" w:date="2026-10-28T00:00:00Z">
              <w:r>
                <w:t xml:space="preserve">2–30</w:t>
              </w:r>
            </w:ins>
          </w:p>
        </w:tc>
        <w:tc>
          <w:tcPr/>
          <w:p>
            <w:pPr>
              <w:pStyle w:val="Compact"/>
              <w:jc w:val="left"/>
            </w:pPr>
            <w:r>
              <w:t xml:space="preserve">46</w:t>
            </w:r>
          </w:p>
        </w:tc>
        <w:tc>
          <w:tcPr/>
          <w:p>
            <w:pPr>
              <w:pStyle w:val="Compact"/>
              <w:jc w:val="left"/>
            </w:pPr>
            <w:del w:id="1148" w:author="Claude" w:date="2026-10-28T00:00:00Z">
              <w:r>
                <w:delText xml:space="preserve">41–61</w:delText>
              </w:r>
            </w:del>
            <w:ins w:id="1149" w:author="Claude" w:date="2026-10-28T00:00:00Z">
              <w:r>
                <w:t xml:space="preserve">47–61†</w:t>
              </w:r>
            </w:ins>
          </w:p>
        </w:tc>
        <w:tc>
          <w:tcPr/>
          <w:p>
            <w:pPr>
              <w:pStyle w:val="Compact"/>
              <w:jc w:val="left"/>
            </w:pPr>
            <w:del w:id="1150" w:author="Claude" w:date="2026-10-28T00:00:00Z">
              <w:r>
                <w:delText xml:space="preserve">0–61</w:delText>
              </w:r>
            </w:del>
            <w:ins w:id="1151" w:author="Claude" w:date="2026-10-28T00:00:00Z">
              <w:r>
                <w:t xml:space="preserve">17–59</w:t>
              </w:r>
            </w:ins>
          </w:p>
        </w:tc>
        <w:tc>
          <w:tcPr/>
          <w:p>
            <w:pPr>
              <w:pStyle w:val="Compact"/>
              <w:jc w:val="left"/>
            </w:pPr>
            <w:r>
              <w:t xml:space="preserve">—</w:t>
            </w:r>
          </w:p>
        </w:tc>
      </w:tr>
      <w:tr>
        <w:tc>
          <w:tcPr/>
          <w:p>
            <w:pPr>
              <w:pStyle w:val="Compact"/>
              <w:jc w:val="left"/>
            </w:pPr>
            <w:r>
              <w:t xml:space="preserve">EU level</w:t>
            </w:r>
          </w:p>
        </w:tc>
        <w:tc>
          <w:tcPr/>
          <w:p>
            <w:pPr>
              <w:pStyle w:val="Compact"/>
              <w:jc w:val="left"/>
            </w:pPr>
            <w:r>
              <w:t xml:space="preserve">—</w:t>
            </w:r>
          </w:p>
        </w:tc>
        <w:tc>
          <w:tcPr/>
          <w:p>
            <w:pPr>
              <w:pStyle w:val="Compact"/>
              <w:jc w:val="left"/>
            </w:pPr>
            <w:del w:id="1152" w:author="Claude" w:date="2026-10-28T00:00:00Z">
              <w:r>
                <w:delText xml:space="preserve">tender 29</w:delText>
              </w:r>
            </w:del>
            <w:ins w:id="1153" w:author="Claude" w:date="2026-10-28T00:00:00Z">
              <w:r>
                <w:t xml:space="preserve">tender 28–29</w:t>
              </w:r>
            </w:ins>
          </w:p>
        </w:tc>
        <w:tc>
          <w:tcPr/>
          <w:p>
            <w:pPr>
              <w:pStyle w:val="Compact"/>
              <w:jc w:val="left"/>
            </w:pPr>
            <w:r>
              <w:t xml:space="preserve">44</w:t>
            </w:r>
          </w:p>
        </w:tc>
        <w:tc>
          <w:tcPr/>
          <w:p>
            <w:pPr>
              <w:pStyle w:val="Compact"/>
              <w:jc w:val="left"/>
            </w:pPr>
            <w:del w:id="1154" w:author="Claude" w:date="2026-10-28T00:00:00Z">
              <w:r>
                <w:delText xml:space="preserve">86 (stockpile); joint procurement ≥ 62</w:delText>
              </w:r>
            </w:del>
            <w:ins w:id="1155" w:author="Claude" w:date="2026-10-28T00:00:00Z">
              <w:r>
                <w:t xml:space="preserve">86 (stockpile)</w:t>
              </w:r>
            </w:ins>
          </w:p>
        </w:tc>
        <w:tc>
          <w:tcPr/>
          <w:p>
            <w:pPr>
              <w:pStyle w:val="Compact"/>
              <w:jc w:val="left"/>
            </w:pPr>
            <w:r>
              <w:t xml:space="preserve">—</w:t>
            </w:r>
          </w:p>
        </w:tc>
        <w:tc>
          <w:tcPr/>
          <w:p>
            <w:pPr>
              <w:pStyle w:val="Compact"/>
              <w:jc w:val="left"/>
            </w:pPr>
            <w:r>
              <w:t xml:space="preserve">—</w:t>
            </w:r>
          </w:p>
        </w:tc>
      </w:tr>
    </w:tbl>
    <w:p>
      <w:pPr>
        <w:pStyle w:val="BodyText"/>
      </w:pPr>
      <w:r>
        <w:rPr>
          <w:iCs/>
          <w:i/>
        </w:rPr>
        <w:t xml:space="preserve">Note.</w:t>
      </w:r>
      <w:r>
        <w:t xml:space="preserve"> First delivery is to a distribution level. A: reading A of the contested Belgian testimony. </w:t>
      </w:r>
      <w:del w:id="1156" w:author="Claude" w:date="2026-10-28T00:00:00Z">
        <w:r>
          <w:delText xml:space="preserve">n.c.: not comparable, because the first French deliveries most plausibly came from the stock. —: not applicable or no paired record.</w:delText>
        </w:r>
      </w:del>
      <w:ins w:id="1157" w:author="Claude" w:date="2026-10-28T00:00:00Z">
        <w:r>
          <w:t xml:space="preserve">n.c.: not comparable, because the first French deliveries most plausibly came from the stock. —: not applicable or no paired record. Option: the third reading of the Belgian first order (Section 4.1). Germany: first order under the Court of Audit’s date (9 March) and under the ministry’s (mid-March); a negative interval means the windows overlap. †: rests on the Moniteur belge, SOU 2020:80 or the German ministry and audit reports (Section 3.1). All values: test on known history.</w:t>
        </w:r>
      </w:ins>
    </w:p>
    <w:p>
      <w:pPr>
        <w:pStyle w:val="BodyText"/>
      </w:pPr>
      <w:r>
        <w:t xml:space="preserve">[Figure 2 about here]</w:t>
      </w:r>
    </w:p>
    <w:p>
      <w:pPr>
        <w:pStyle w:val="BodyText"/>
      </w:pPr>
      <w:r>
        <w:t xml:space="preserve">The unpaired intervals show why pairing matters. Belgium’s first delivery to a distribution level, to municipalities on 16 March (day 46), came before any paired order arrived, from federal and provincial sources the chronology does not trace to an order (Chamber of Representatives, 2021a, Annex 5); its unpaired interval of 12 days joins an order to a delivery of other goods. Under a looser rule counting any first action, Belgium’s start moves to day 1 and its unpaired interval to 45 days, as it does under reading A. Whether earlier orders were followed by earlier deliveries across countries cannot be determined: </w:t>
      </w:r>
      <w:del w:id="1158" w:author="Claude" w:date="2026-10-28T00:00:00Z">
        <w:r>
          <w:delText xml:space="preserve">over all dates consistent with the windows, the Spearman rank correlation between order and delivery dates reaches +1.00 in every combination examined, and its lower end ranges from −0.80 to +0.60.</w:delText>
        </w:r>
      </w:del>
      <w:ins w:id="1159" w:author="Claude" w:date="2026-10-28T00:00:00Z">
        <w:r>
          <w:t xml:space="preserve">over all dates consistent with the windows and every combination of readings, the Spearman rank correlation between order and delivery dates for Belgium, Germany, the Netherlands and Sweden runs from a lower end of −0.80 to −0.40 to an upper end of +0.80 to +1.00, and with France from −0.90 to −0.50 to +0.90 to +1.00 (exploratory).</w:t>
        </w:r>
      </w:ins>
      <w:r>
        <w:t xml:space="preserve"> Taking the WHO characterisation of COVID-19 as a pandemic on 11 March as t0 shifts every lag from t0 by 41 days and leaves all intervals unchanged.</w:t>
      </w:r>
    </w:p>
    <w:bookmarkEnd w:id="31"/>
    <w:bookmarkEnd w:id="32"/>
    <w:bookmarkStart w:id="33" w:name="cross-case-explanations"/>
    <w:p>
      <w:pPr>
        <w:pStyle w:val="Heading1"/>
      </w:pPr>
      <w:r>
        <w:t xml:space="preserve">5. Cross-case explanations</w:t>
      </w:r>
    </w:p>
    <w:p>
      <w:pPr>
        <w:pStyle w:val="FirstParagraph"/>
      </w:pPr>
      <w:del w:id="1160" w:author="Claude" w:date="2026-10-28T00:00:00Z">
        <w:r>
          <w:delText xml:space="preserve">The cross-case pattern, orders spread over weeks and deliveries within six days, is what a common supply constraint would produce.</w:delText>
        </w:r>
      </w:del>
      <w:ins w:id="1161" w:author="Claude" w:date="2026-10-28T00:00:00Z">
        <w:r>
          <w:t xml:space="preserve">The cross-case pattern, first deliveries 5–11 days apart while first orders were 31–49 days apart under the earlier readings of the Belgian testimony, is what a common supply constraint would produce; under reading B, orders (2–16 days apart) were not more dispersed than deliveries.</w:t>
        </w:r>
      </w:ins>
      <w:r>
        <w:t xml:space="preserve"> </w:t>
      </w:r>
      <w:del w:id="1162" w:author="Claude" w:date="2026-10-28T00:00:00Z">
        <w:r>
          <w:delText xml:space="preserve">No dated import-dependent first delivery precedes day 46 (Sweden’s window opens on day 41), and all fall within the export surge from China.</w:delText>
        </w:r>
      </w:del>
      <w:ins w:id="1163" w:author="Claude" w:date="2026-10-28T00:00:00Z">
        <w:r>
          <w:t xml:space="preserve">No import-dependent first delivery can fall before day 41, when Germany’s window opens, and all fall within the export surge from China (days 31–66).</w:t>
        </w:r>
      </w:ins>
      <w:r>
        <w:t xml:space="preserve"> The sources document Chinese origin for the first Dutch consignment (Ministerie van VWS, 2021) and for most masks procured by the German federal government (Deutscher Bundestag, 2020a). China supplied 92% of the EU’s face-mask imports in the first half of 2020 (Eurostat, 2020b), and EU imports from China rose by €6.8 billion between March and April, driven mainly by masks and other protective textiles (Eurostat, 2020a). But first deliveries are unpaired, and by Proposition 1 they cannot test the constraint; the pattern is consistent with it, not evidence for it.</w:t>
      </w:r>
    </w:p>
    <w:p>
      <w:pPr>
        <w:pStyle w:val="BodyText"/>
      </w:pPr>
      <w:r>
        <w:t xml:space="preserve">Two rival explanations concern the timing of decisions. Rising alarm after the first locally acquired case in Lombardy on 20 February (day 21; Cereda et al., 2021) and the recovery of Chinese output nine days later predict the same timing of orders, so the record cannot separate them. Waiting for the first EU joint procurement call, which ended without a contract on day 42 (McEvoy &amp; Ferri, 2020), is rejected for Belgium and the Netherlands, which ordered before that outcome, and cannot be tested for Germany and Sweden.</w:t>
      </w:r>
    </w:p>
    <w:p>
      <w:pPr>
        <w:pStyle w:val="BodyText"/>
      </w:pPr>
      <w:del w:id="1164" w:author="Claude" w:date="2026-10-28T00:00:00Z">
        <w:r>
          <w:delText xml:space="preserve">France, the only case with a national stock and domestic manufacturers in production, delivered first.</w:delText>
        </w:r>
      </w:del>
      <w:ins w:id="1165" w:author="Claude" w:date="2026-10-28T00:00:00Z">
        <w:r>
          <w:t xml:space="preserve">France, the only case with a national stock and domestic manufacturers in production, delivered from day 39, although its window does not establish that it delivered first.</w:t>
        </w:r>
      </w:ins>
      <w:r>
        <w:t xml:space="preserve"> With one stocked case, stock is confounded with everything else that distinguishes France. The Belgian record adds a contrast: masks ordered in March from a new national producer arrived in August. Domestic production helped France because it already existed; created during the crisis, it came too late for the first wave.</w:t>
      </w:r>
    </w:p>
    <w:bookmarkEnd w:id="33"/>
    <w:bookmarkStart w:id="36" w:name="discussion"/>
    <w:p>
      <w:pPr>
        <w:pStyle w:val="Heading1"/>
      </w:pPr>
      <w:r>
        <w:t xml:space="preserve">6. Discussion</w:t>
      </w:r>
    </w:p>
    <w:bookmarkStart w:id="34" w:name="the-warning-paradox-tested"/>
    <w:p>
      <w:pPr>
        <w:pStyle w:val="Heading2"/>
      </w:pPr>
      <w:r>
        <w:t xml:space="preserve">6.1 The warning paradox, tested</w:t>
      </w:r>
    </w:p>
    <w:p>
      <w:pPr>
        <w:pStyle w:val="FirstParagraph"/>
      </w:pPr>
      <w:r>
        <w:t xml:space="preserve">Following Friedman’s (1948) distinction, the warning paradox of Boin and Rhinard (2023) divides into a decision lag, from warning to order, and a conversion lag, from order to the delivery of that order. The Belgian record shows what the division can and cannot carry. For the first FFP2 order, the total, 57 days, is established; its parts, 34 and 23 days or 1 and 56, are not. A study that took either reading as given would locate the delay in government hesitation or in the market from the same record. Proposition 1 shows that the question is not one of interpretation but of evidence: with orders of one good placed far enough apart, the record would decide it, and here it decides it only under the weaker reading. What the record does decide is narrower and firmer. The delay was not a property of the purchasing service, which converted orders of surgical masks in five days, and it was not caused by waiting for the EU. The avoidable part of the delay, the time an earlier order would have saved, is zero if FFP2 supply was the constraint and up to 34 days if the decision was; the record bounds it but does not fix it.</w:t>
      </w:r>
    </w:p>
    <w:bookmarkEnd w:id="34"/>
    <w:bookmarkStart w:id="35" w:name="Xa7cb5c5456d588485dccda47d0220db05facbf7"/>
    <w:p>
      <w:pPr>
        <w:pStyle w:val="Heading2"/>
      </w:pPr>
      <w:r>
        <w:t xml:space="preserve">6.2 Implications for preparedness and for records</w:t>
      </w:r>
    </w:p>
    <w:p>
      <w:pPr>
        <w:pStyle w:val="FirstParagraph"/>
      </w:pPr>
      <w:r>
        <w:t xml:space="preserve">The two mechanisms call for different remedies. If delivery is decision-limited, faster authorisation and procurement shorten it; if it is supply-limited, they do not, and only stocks, production already in place or secured access to suppliers do. </w:t>
      </w:r>
      <w:del w:id="1166" w:author="Claude" w:date="2026-10-28T00:00:00Z">
        <w:r>
          <w:delText xml:space="preserve">In 2020, the one case with a stock and domestic manufacturers in production delivered first,</w:delText>
        </w:r>
      </w:del>
      <w:ins w:id="1167" w:author="Claude" w:date="2026-10-28T00:00:00Z">
        <w:r>
          <w:t xml:space="preserve">In 2020, the one case with a stock and domestic manufacturers in production delivered early,</w:t>
        </w:r>
      </w:ins>
      <w:r>
        <w:t xml:space="preserve"> and capacity created during the crisis arrived months later, which is consistent with the lessons the inquiries drew: the Belgian report documents the destruction of the federal strategic stock (Chamber of Representatives, 2021a); the Swedish Corona Commission concluded that national preparedness stocks are needed as a complement to those within the EU (SOU 2022:10); and Germany adopted a National Health Protection Reserve (Deutsches Ärzteblatt, 2020b). Telling the mechanisms apart in the next crisis requires records that few response datasets keep: each order linked to its delivery, the supplier’s promised delivery date, conformity approval and onward distribution. Response trackers were built to record adoption and do that well; for questions about capacity, the unit that matters is the order and its delivery.</w:t>
      </w:r>
    </w:p>
    <w:p>
      <w:pPr>
        <w:pStyle w:val="BodyText"/>
      </w:pPr>
      <w:r>
        <w:t xml:space="preserve">The profile does not say how fast is desirable. A warning that proves false makes fast actuation a cost, and speed can be bought by overriding other levels of government, as the French requisition on 5 April 2020 of goods ordered by local authorities shows (Sénat, 2020). Scale matters too: Germany’s export ban of 4 March is a binding act in the German profile and a counter-measure in the EU profile, a trade-off traced by Bown (2022), which led to the EU-wide export authorisation regime of 15 March (European Commission, 2020a), and one that the measurement makes visible but does not settle.</w:t>
      </w:r>
    </w:p>
    <w:bookmarkEnd w:id="35"/>
    <w:bookmarkEnd w:id="36"/>
    <w:bookmarkStart w:id="37" w:name="limits"/>
    <w:p>
      <w:pPr>
        <w:pStyle w:val="Heading1"/>
      </w:pPr>
      <w:r>
        <w:t xml:space="preserve">7. Limits</w:t>
      </w:r>
    </w:p>
    <w:p>
      <w:pPr>
        <w:pStyle w:val="FirstParagraph"/>
      </w:pPr>
      <w:r>
        <w:rPr>
          <w:iCs/>
          <w:i/>
        </w:rPr>
        <w:t xml:space="preserve">Cases.</w:t>
      </w:r>
      <w:r>
        <w:t xml:space="preserve"> Six cases cannot support statistical inference, and every statistic reported is descriptive. Cases were selected by the availability of an official reconstruction.</w:t>
      </w:r>
    </w:p>
    <w:p>
      <w:pPr>
        <w:pStyle w:val="BodyText"/>
      </w:pPr>
      <w:r>
        <w:rPr>
          <w:iCs/>
          <w:i/>
        </w:rPr>
        <w:t xml:space="preserve">Pairing.</w:t>
      </w:r>
      <w:r>
        <w:t xml:space="preserve"> Paired lags exist only for Belgium, for five orders of masks from one purchasing service. Delivery dates are those reported by that service, not receipt records checked independently, and the origin of the goods is not stated. The tests rest on few orders, and the decisive FFP2 comparison on three.</w:t>
      </w:r>
    </w:p>
    <w:p>
      <w:pPr>
        <w:pStyle w:val="BodyText"/>
      </w:pPr>
      <w:r>
        <w:rPr>
          <w:iCs/>
          <w:i/>
        </w:rPr>
        <w:t xml:space="preserve">Testimony.</w:t>
      </w:r>
      <w:r>
        <w:t xml:space="preserve"> Reading B rests on the testimony of the official responsible for purchasing; reading A on a committee member’s statement citing written answers that the witness did not confirm in the hearing. The written answers themselves were not consulted.</w:t>
      </w:r>
    </w:p>
    <w:p>
      <w:pPr>
        <w:pStyle w:val="BodyText"/>
      </w:pPr>
      <w:r>
        <w:rPr>
          <w:iCs/>
          <w:i/>
        </w:rPr>
        <w:t xml:space="preserve">Coding.</w:t>
      </w:r>
      <w:r>
        <w:t xml:space="preserve"> </w:t>
      </w:r>
      <w:del w:id="1168" w:author="Claude" w:date="2026-10-28T00:00:00Z">
        <w:r>
          <w:delText xml:space="preserve">All files were coded by one person, and the firm-order rule was fixed after a first round of coding.</w:delText>
        </w:r>
      </w:del>
      <w:ins w:id="1169" w:author="Claude" w:date="2026-10-28T00:00:00Z">
        <w:r>
          <w:t xml:space="preserve">All files were coded by an AI model (Claude) under rules fixed before coding, with every cited phrase checked automatically against its source page; no human has yet recoded them, and the Belgian result and several first-order codings were known beforehand, so they are a test on known history, not a blind test.</w:t>
        </w:r>
      </w:ins>
      <w:r>
        <w:t xml:space="preserve"> Independent coding of the Belgian order entries and of a sample of the event files is the necessary next step.</w:t>
      </w:r>
    </w:p>
    <w:p>
      <w:pPr>
        <w:pStyle w:val="BodyText"/>
      </w:pPr>
      <w:r>
        <w:rPr>
          <w:iCs/>
          <w:i/>
        </w:rPr>
        <w:t xml:space="preserve">End point.</w:t>
      </w:r>
      <w:r>
        <w:t xml:space="preserve"> First verified delivery marks the onset of supply, not its sufficiency. It does not show that the quantity was adequate, that the equipment was usable or that it reached the staff who needed it before exposure. Each of these is a later end point that the profile can carry, but the sources used here do not date them.</w:t>
      </w:r>
    </w:p>
    <w:p>
      <w:pPr>
        <w:pStyle w:val="BodyText"/>
      </w:pPr>
      <w:r>
        <w:rPr>
          <w:iCs/>
          <w:i/>
        </w:rPr>
        <w:t xml:space="preserve">Explanations.</w:t>
      </w:r>
      <w:r>
        <w:t xml:space="preserve"> The cross-case evidence for a supply constraint is aggregate and unpaired. The literature search covered the approaches in Table 1 and the official reports cited; a systematic search of recent studies of emergency procurement was not made.</w:t>
      </w:r>
    </w:p>
    <w:p>
      <w:pPr>
        <w:pStyle w:val="BodyText"/>
      </w:pPr>
      <w:r>
        <w:rPr>
          <w:iCs/>
          <w:i/>
        </w:rPr>
        <w:t xml:space="preserve">Reporting.</w:t>
      </w:r>
      <w:r>
        <w:t xml:space="preserve"> A minimum reporting standard for studies using the profile is given in the supporting information (Table S1).</w:t>
      </w:r>
    </w:p>
    <w:bookmarkEnd w:id="37"/>
    <w:bookmarkStart w:id="38" w:name="conclusion"/>
    <w:p>
      <w:pPr>
        <w:pStyle w:val="Heading1"/>
      </w:pPr>
      <w:r>
        <w:t xml:space="preserve">8. Conclusion</w:t>
      </w:r>
    </w:p>
    <w:p>
      <w:pPr>
        <w:pStyle w:val="FirstParagraph"/>
      </w:pPr>
      <w:r>
        <w:t xml:space="preserve">Elapsed time from warning to delivery shows that a response was slow, not why. Paired records of orders and their own deliveries can show why, within limits that can be stated in advance: at least two orders of one good, placed on different dates far enough apart. Applied to Belgian federal mask orders in 2020, the test rejects a delay common to the purchasing service, which delivered surgical masks five days after ordering them, and rejects waiting for European joint procurement. It does not decide whether the respirator delay was set by the decision or by supply, because the date of the first order is contested, and it names the records that would decide: the written answers behind the earlier date, the suppliers’ promised delivery dates and the dates of conformity approval. </w:t>
      </w:r>
      <w:del w:id="1170" w:author="Claude" w:date="2026-10-28T00:00:00Z">
        <w:r>
          <w:delText xml:space="preserve">Across five countries and the EU level, deliveries converged while orders diverged, as a supply constraint would predict, but unpaired dates cannot test it.</w:delText>
        </w:r>
      </w:del>
      <w:ins w:id="1171" w:author="Claude" w:date="2026-10-28T00:00:00Z">
        <w:r>
          <w:t xml:space="preserve">Across five countries and the EU level, first deliveries in the import-dependent countries fell within days of one another, and orders were more dispersed only under some readings of the Belgian testimony; unpaired dates cannot test a supply constraint in any case.</w:t>
        </w:r>
      </w:ins>
      <w:r>
        <w:t xml:space="preserve"> The method needs nothing that the public record does not already contain, and its value lies as much in showing where that record stops as in what it settles.</w:t>
      </w:r>
    </w:p>
    <w:bookmarkEnd w:id="38"/>
    <w:bookmarkStart w:id="39" w:name="declarations"/>
    <w:p>
      <w:pPr>
        <w:pStyle w:val="Heading1"/>
      </w:pPr>
      <w:r>
        <w:t xml:space="preserve">Declarations</w:t>
      </w:r>
    </w:p>
    <w:p>
      <w:pPr>
        <w:pStyle w:val="FirstParagraph"/>
      </w:pPr>
      <w:r>
        <w:rPr>
          <w:bCs/>
          <w:b/>
        </w:rPr>
        <w:t xml:space="preserve">Declaration of AI-assisted technologies.</w:t>
      </w:r>
      <w:r>
        <w:t xml:space="preserve"> AI language models (OpenAI ChatGPT and Anthropic Claude) were used to help draft and edit manuscript text, to locate and check publicly available sources, to extract dated events from official reports, and to write the scripts that compute the profiles, the tests and the figures. All inputs were the author’s own manuscript text, publicly available reference literature and public legal and institutional records. All AI-assisted outputs, including every date, figure and reference, were verified by the author. All scientific claims and interpretations are the author’s own.</w:t>
      </w:r>
    </w:p>
    <w:p>
      <w:pPr>
        <w:pStyle w:val="BodyText"/>
      </w:pPr>
      <w:r>
        <w:rPr>
          <w:bCs/>
          <w:b/>
        </w:rPr>
        <w:t xml:space="preserve">Conflict of interest.</w:t>
      </w:r>
      <w:r>
        <w:t xml:space="preserve"> The author declares no conflict of interest.</w:t>
      </w:r>
    </w:p>
    <w:p>
      <w:pPr>
        <w:pStyle w:val="BodyText"/>
      </w:pPr>
      <w:r>
        <w:rPr>
          <w:bCs/>
          <w:b/>
        </w:rPr>
        <w:t xml:space="preserve">Data availability.</w:t>
      </w:r>
      <w:r>
        <w:t xml:space="preserve"> </w:t>
      </w:r>
      <w:del w:id="1172" w:author="Claude" w:date="2026-10-28T00:00:00Z">
        <w:r>
          <w:delText xml:space="preserve">The six event files, the Belgian order file and the scripts that compute every value in Tables 2–5 and Sections 4 and 5, and that draw Figures 1 and 2, are openly available in a public repository and archived with a persistent identifier;</w:delText>
        </w:r>
      </w:del>
      <w:ins w:id="1173" w:author="Claude" w:date="2026-10-28T00:00:00Z">
        <w:r>
          <w:t xml:space="preserve">The six event files, the Belgian order file and the scripts that compute every value in Tables 2, 3 and 5 and Sections 4 and 5 are openly available in a public repository, to be archived with a persistent identifier; Figures 1 and 2 are to be redrawn from these files;</w:t>
        </w:r>
      </w:ins>
      <w:r>
        <w:t xml:space="preserve"> the links are withheld here for double-blind review and are given on the title page. An anonymised copy is provided to reviewers as supporting information.</w:t>
      </w:r>
    </w:p>
    <w:bookmarkEnd w:id="39"/>
    <w:bookmarkStart w:id="40" w:name="references"/>
    <w:p>
      <w:pPr>
        <w:pStyle w:val="Heading1"/>
      </w:pPr>
      <w:r>
        <w:t xml:space="preserve">References</w:t>
      </w:r>
    </w:p>
    <w:p>
      <w:pPr>
        <w:pStyle w:val="FirstParagraph"/>
      </w:pPr>
      <w:r>
        <w:t xml:space="preserve">Ansell, C., Boin, A., &amp; Keller, A. (2010). Managing transboundary crises: Identifying the building blocks of an effective response system. </w:t>
      </w:r>
      <w:r>
        <w:rPr>
          <w:iCs/>
          <w:i/>
        </w:rPr>
        <w:t xml:space="preserve">Journal of Contingencies and Crisis Management, 18</w:t>
      </w:r>
      <w:r>
        <w:t xml:space="preserve">(4), 195–207. https://doi.org/10.1111/j.1468-5973.2010.00620.x</w:t>
      </w:r>
    </w:p>
    <w:p>
      <w:pPr>
        <w:pStyle w:val="BodyText"/>
      </w:pPr>
      <w:r>
        <w:t xml:space="preserve">Beach, D., &amp; Pedersen, R. B. (2019). </w:t>
      </w:r>
      <w:r>
        <w:rPr>
          <w:iCs/>
          <w:i/>
        </w:rPr>
        <w:t xml:space="preserve">Process-tracing methods: Foundations and guidelines</w:t>
      </w:r>
      <w:r>
        <w:t xml:space="preserve"> (2nd ed.). University of Michigan Press.</w:t>
      </w:r>
    </w:p>
    <w:p>
      <w:pPr>
        <w:pStyle w:val="BodyText"/>
      </w:pPr>
      <w:r>
        <w:t xml:space="preserve">Boin, A., &amp; Rhinard, M. (2023). Crisis management performance and the European Union: The case of COVID-19. </w:t>
      </w:r>
      <w:r>
        <w:rPr>
          <w:iCs/>
          <w:i/>
        </w:rPr>
        <w:t xml:space="preserve">Journal of European Public Policy, 30</w:t>
      </w:r>
      <w:r>
        <w:t xml:space="preserve">(4), 655–675. https://doi.org/10.1080/13501763.2022.2141304</w:t>
      </w:r>
    </w:p>
    <w:p>
      <w:pPr>
        <w:pStyle w:val="BodyText"/>
      </w:pPr>
      <w:r>
        <w:t xml:space="preserve">Bown, C. P. (2022). How COVID-19 medical supply shortages led to extraordinary trade and industrial policy. </w:t>
      </w:r>
      <w:r>
        <w:rPr>
          <w:iCs/>
          <w:i/>
        </w:rPr>
        <w:t xml:space="preserve">Asian Economic Policy Review, 17</w:t>
      </w:r>
      <w:r>
        <w:t xml:space="preserve">(1), 114–135. https://doi.org/10.1111/aepr.12359</w:t>
      </w:r>
    </w:p>
    <w:p>
      <w:pPr>
        <w:pStyle w:val="BodyText"/>
      </w:pPr>
      <w:r>
        <w:t xml:space="preserve">Box-Steffensmeier, J. M., &amp; Jones, B. S. (2004). </w:t>
      </w:r>
      <w:r>
        <w:rPr>
          <w:iCs/>
          <w:i/>
        </w:rPr>
        <w:t xml:space="preserve">Event history modeling: A guide for social scientists.</w:t>
      </w:r>
      <w:r>
        <w:t xml:space="preserve"> Cambridge University Press.</w:t>
      </w:r>
    </w:p>
    <w:p>
      <w:pPr>
        <w:pStyle w:val="BodyText"/>
        <w:rPr>
          <w:ins w:id="1174" w:author="Claude" w:date="2026-10-28T00:00:00Z"/>
        </w:rPr>
      </w:pPr>
      <w:ins w:id="1175" w:author="Claude" w:date="2026-10-28T00:00:00Z">
        <w:r>
          <w:t xml:space="preserve">Bundesministerium für Gesundheit. (2020, April 4). 1. Bericht über den Stand der Beschaffung von Persönlicher Schutzausstattung (PSA) und intensivmedizinischer Ausstattung [Procurement task force, first report]. https://www.bundesgesundheitsministerium.de/fileadmin/Dateien/3_Downloads/C/Coronavirus/Beschaffungsstab/1._Bericht_Beschaffungsstab_040420.pdf</w:t>
        </w:r>
      </w:ins>
    </w:p>
    <w:p>
      <w:pPr>
        <w:pStyle w:val="BodyText"/>
        <w:rPr>
          <w:ins w:id="1176" w:author="Claude" w:date="2026-10-28T00:00:00Z"/>
        </w:rPr>
      </w:pPr>
      <w:ins w:id="1177" w:author="Claude" w:date="2026-10-28T00:00:00Z">
        <w:r>
          <w:t xml:space="preserve">Bundesrechnungshof. (2025, December 12). Bericht nach § 88 Absatz 2 BHO an die Enquete-Kommission des Deutschen Bundestages: Beschaffung (medizinisches Material, Impfstoffe) und Versorgungssicherheit [Report of the Federal Court of Audit to the Bundestag commission of inquiry]. https://epflicht.ulb.uni-bonn.de/download/pdf/811470</w:t>
        </w:r>
      </w:ins>
    </w:p>
    <w:p>
      <w:pPr>
        <w:pStyle w:val="BodyText"/>
      </w:pPr>
      <w:r>
        <w:t xml:space="preserve">Capano, G., Howlett, M., Jarvis, D. S. L., Ramesh, M., &amp; Goyal, N. (2020). Mobilizing policy (in)capacity to fight COVID-19: Understanding variations in state responses. </w:t>
      </w:r>
      <w:r>
        <w:rPr>
          <w:iCs/>
          <w:i/>
        </w:rPr>
        <w:t xml:space="preserve">Policy and Society, 39</w:t>
      </w:r>
      <w:r>
        <w:t xml:space="preserve">(3), 285–308. https://doi.org/10.1080/14494035.2020.1787628</w:t>
      </w:r>
    </w:p>
    <w:p>
      <w:pPr>
        <w:pStyle w:val="BodyText"/>
      </w:pPr>
      <w:r>
        <w:t xml:space="preserve">Cereda, D., Manica, M., Tirani, M., Rovida, F., Demicheli, V., et al. (2021). The early phase of the COVID-19 epidemic in Lombardy, Italy. </w:t>
      </w:r>
      <w:r>
        <w:rPr>
          <w:iCs/>
          <w:i/>
        </w:rPr>
        <w:t xml:space="preserve">Epidemics, 37</w:t>
      </w:r>
      <w:r>
        <w:t xml:space="preserve">, 100528. https://doi.org/10.1016/j.epidem.2021.100528</w:t>
      </w:r>
    </w:p>
    <w:p>
      <w:pPr>
        <w:pStyle w:val="BodyText"/>
      </w:pPr>
      <w:r>
        <w:t xml:space="preserve">Chamber of Representatives of Belgium. (2021a). </w:t>
      </w:r>
      <w:r>
        <w:rPr>
          <w:iCs/>
          <w:i/>
        </w:rPr>
        <w:t xml:space="preserve">Rapport fait au nom de la commission spéciale chargée d’examiner la gestion de l’épidémie de COVID-19 par la Belgique</w:t>
      </w:r>
      <w:r>
        <w:t xml:space="preserve"> (DOC 55 1394/002, 13 September 2021). https://www.dekamer.be/flwb/pdf/55/1394/55K1394002.pdf</w:t>
      </w:r>
    </w:p>
    <w:p>
      <w:pPr>
        <w:pStyle w:val="BodyText"/>
      </w:pPr>
      <w:r>
        <w:t xml:space="preserve">Chamber of Representatives of Belgium. (2021b). </w:t>
      </w:r>
      <w:r>
        <w:rPr>
          <w:iCs/>
          <w:i/>
        </w:rPr>
        <w:t xml:space="preserve">Commission spéciale COVID-19: Compte rendu de l’audition du 12 février 2021, matin</w:t>
      </w:r>
      <w:r>
        <w:t xml:space="preserve"> [Verbatim record of the hearing of 12 February 2021, CRIV 55 K022]. https://www.dekamer.be/kvvcr/pdf_sections/pri/covid/Comm%20Aanpak_GestionCOVID19_20210212_AM.pdf</w:t>
      </w:r>
    </w:p>
    <w:p>
      <w:pPr>
        <w:pStyle w:val="BodyText"/>
      </w:pPr>
      <w:r>
        <w:t xml:space="preserve">Chamber of Representatives of Belgium. (2021c). </w:t>
      </w:r>
      <w:r>
        <w:rPr>
          <w:iCs/>
          <w:i/>
        </w:rPr>
        <w:t xml:space="preserve">Commission spéciale COVID-19: Compte rendu de l’audition du 19 avril 2021</w:t>
      </w:r>
      <w:r>
        <w:t xml:space="preserve"> [Verbatim record of the hearing of 19 April 2021, CRIV 55 K040]. https://www.dekamer.be/kvvcr/pdf_sections/pri/covid/Comm%20Aanpak_GestionCOVID19_20210419.pdf</w:t>
      </w:r>
    </w:p>
    <w:p>
      <w:pPr>
        <w:pStyle w:val="BodyText"/>
      </w:pPr>
      <w:r>
        <w:t xml:space="preserve">Chaves-Gonzalez, J., Milano, L., Omtzigt, D.-J., Pfister, D., Poirier, J., Pople, A., Wittig, J., &amp; Zommers, Z. (2022). Anticipatory action: Lessons for the future. </w:t>
      </w:r>
      <w:r>
        <w:rPr>
          <w:iCs/>
          <w:i/>
        </w:rPr>
        <w:t xml:space="preserve">Frontiers in Climate, 4</w:t>
      </w:r>
      <w:r>
        <w:t xml:space="preserve">. https://doi.org/10.3389/fclim.2022.932336</w:t>
      </w:r>
    </w:p>
    <w:p>
      <w:pPr>
        <w:pStyle w:val="BodyText"/>
      </w:pPr>
      <w:r>
        <w:t xml:space="preserve">Collier, D. (2011). Understanding process tracing. </w:t>
      </w:r>
      <w:r>
        <w:rPr>
          <w:iCs/>
          <w:i/>
        </w:rPr>
        <w:t xml:space="preserve">PS: Political Science &amp; Politics, 44</w:t>
      </w:r>
      <w:r>
        <w:t xml:space="preserve">(4), 823–830. https://doi.org/10.1017/S1049096511001429</w:t>
      </w:r>
    </w:p>
    <w:p>
      <w:pPr>
        <w:pStyle w:val="BodyText"/>
      </w:pPr>
      <w:r>
        <w:t xml:space="preserve">Deutscher Bundestag. (2020a). </w:t>
      </w:r>
      <w:r>
        <w:rPr>
          <w:iCs/>
          <w:i/>
        </w:rPr>
        <w:t xml:space="preserve">Antwort der Bundesregierung</w:t>
      </w:r>
      <w:r>
        <w:t xml:space="preserve"> [Federal government answer on the procurement of protective equipment] (Drucksache 19/21798, 21 August 2020). https://dserver.bundestag.de/btd/19/217/1921798.pdf</w:t>
      </w:r>
    </w:p>
    <w:p>
      <w:pPr>
        <w:pStyle w:val="BodyText"/>
      </w:pPr>
      <w:r>
        <w:t xml:space="preserve">Deutscher Bundestag. (2020b). </w:t>
      </w:r>
      <w:r>
        <w:rPr>
          <w:iCs/>
          <w:i/>
        </w:rPr>
        <w:t xml:space="preserve">Antwort der Bundesregierung</w:t>
      </w:r>
      <w:r>
        <w:t xml:space="preserve"> [Federal government answer on protective equipment and pandemic stockpiling] (Drucksache 19/19047, 7 May 2020). https://dserver.bundestag.de/btd/19/190/1919047.pdf</w:t>
      </w:r>
    </w:p>
    <w:p>
      <w:pPr>
        <w:pStyle w:val="BodyText"/>
      </w:pPr>
      <w:r>
        <w:t xml:space="preserve">Deutsches Ärzteblatt. (2020a, March 27). </w:t>
      </w:r>
      <w:r>
        <w:rPr>
          <w:iCs/>
          <w:i/>
        </w:rPr>
        <w:t xml:space="preserve">Coronakrise: Erstes Schutzmaterial erreicht die Ärzte.</w:t>
      </w:r>
      <w:r>
        <w:t xml:space="preserve"> https://www.aerzteblatt.de/news/coronakrise-erstes-schutzmaterial-erreicht-die-aerzte-49100b20-c0c8-448b-8ceb-f4f6d1d6b0b1</w:t>
      </w:r>
    </w:p>
    <w:p>
      <w:pPr>
        <w:pStyle w:val="BodyText"/>
      </w:pPr>
      <w:r>
        <w:t xml:space="preserve">Deutsches Ärzteblatt. (2020b, November 26). </w:t>
      </w:r>
      <w:r>
        <w:rPr>
          <w:iCs/>
          <w:i/>
        </w:rPr>
        <w:t xml:space="preserve">Nationale Reserve für Schutzausrüstung soll in drei Phasen anlaufen.</w:t>
      </w:r>
      <w:r>
        <w:t xml:space="preserve"> https://www.aerzteblatt.de/nachrichten/118733/Nationale-Reserve-fuer-Schutzausruestung-soll-in-drei-Phasen-anlaufen</w:t>
      </w:r>
    </w:p>
    <w:p>
      <w:pPr>
        <w:pStyle w:val="BodyText"/>
      </w:pPr>
      <w:r>
        <w:t xml:space="preserve">European Commission. (2020a). Commission Implementing Regulation (EU) 2020/402 of 14 March 2020 making the exportation of certain products subject to the production of an export authorisation. </w:t>
      </w:r>
      <w:r>
        <w:rPr>
          <w:iCs/>
          <w:i/>
        </w:rPr>
        <w:t xml:space="preserve">Official Journal of the European Union, L 77I</w:t>
      </w:r>
      <w:r>
        <w:t xml:space="preserve">, 15 March 2020. https://eur-lex.europa.eu/eli/reg_impl/2020/402/oj</w:t>
      </w:r>
    </w:p>
    <w:p>
      <w:pPr>
        <w:pStyle w:val="BodyText"/>
      </w:pPr>
      <w:r>
        <w:t xml:space="preserve">European Commission. (2020b). Commission Implementing Decision (EU) 2020/414 of 19 March 2020 amending Implementing Decision (EU) 2019/570 as regards medical stockpiling rescEU capacities. </w:t>
      </w:r>
      <w:r>
        <w:rPr>
          <w:iCs/>
          <w:i/>
        </w:rPr>
        <w:t xml:space="preserve">Official Journal of the European Union, L 82I</w:t>
      </w:r>
      <w:r>
        <w:t xml:space="preserve">, 19 March 2020. https://eur-lex.europa.eu/eli/dec_impl/2020/414/oj</w:t>
      </w:r>
    </w:p>
    <w:p>
      <w:pPr>
        <w:pStyle w:val="BodyText"/>
      </w:pPr>
      <w:r>
        <w:t xml:space="preserve">European Commission. (2020c). </w:t>
      </w:r>
      <w:r>
        <w:rPr>
          <w:iCs/>
          <w:i/>
        </w:rPr>
        <w:t xml:space="preserve">Notification 2020/0104/D: Order restricting foreign trade in certain goods (medical protective equipment)</w:t>
      </w:r>
      <w:r>
        <w:t xml:space="preserve"> [Notification under Directive (EU) 2015/1535, received 4 March 2020].</w:t>
      </w:r>
    </w:p>
    <w:p>
      <w:pPr>
        <w:pStyle w:val="BodyText"/>
      </w:pPr>
      <w:r>
        <w:t xml:space="preserve">European Environment Agency. (2001). </w:t>
      </w:r>
      <w:r>
        <w:rPr>
          <w:iCs/>
          <w:i/>
        </w:rPr>
        <w:t xml:space="preserve">Late lessons from early warnings: The precautionary principle 1896–2000</w:t>
      </w:r>
      <w:r>
        <w:t xml:space="preserve"> (Environmental issue report No 22; P. Harremoës, D. Gee, M. MacGarvin, A. Stirling, J. Keys, B. Wynne, &amp; S. Guedes Vaz, Eds.). Office for Official Publications of the European Communities.</w:t>
      </w:r>
    </w:p>
    <w:p>
      <w:pPr>
        <w:pStyle w:val="BodyText"/>
      </w:pPr>
      <w:r>
        <w:t xml:space="preserve">European Environment Agency. (2013). </w:t>
      </w:r>
      <w:r>
        <w:rPr>
          <w:iCs/>
          <w:i/>
        </w:rPr>
        <w:t xml:space="preserve">Late lessons from early warnings: Science, precaution, innovation</w:t>
      </w:r>
      <w:r>
        <w:t xml:space="preserve"> (EEA Report No 1/2013). Publications Office of the European Union.</w:t>
      </w:r>
    </w:p>
    <w:p>
      <w:pPr>
        <w:pStyle w:val="BodyText"/>
      </w:pPr>
      <w:r>
        <w:t xml:space="preserve">European Parliament. (2020). </w:t>
      </w:r>
      <w:r>
        <w:rPr>
          <w:iCs/>
          <w:i/>
        </w:rPr>
        <w:t xml:space="preserve">Coronavirus: Delivery of medical equipment from rescEU reserve in Italy, 25 April 2020</w:t>
      </w:r>
      <w:r>
        <w:t xml:space="preserve"> [Photo record]. https://multimedia.europarl.europa.eu/en/photo/coronavirus-delivery-of-medical-equipment-from-resceu-reserve-in-italyon-25-april-2020-ffp2-protecti_20200425_P043686-850895</w:t>
      </w:r>
    </w:p>
    <w:p>
      <w:pPr>
        <w:pStyle w:val="BodyText"/>
      </w:pPr>
      <w:r>
        <w:t xml:space="preserve">Eurostat. (2020a, June 22). </w:t>
      </w:r>
      <w:r>
        <w:rPr>
          <w:iCs/>
          <w:i/>
        </w:rPr>
        <w:t xml:space="preserve">Impact of the COVID-19 on EU trade with China</w:t>
      </w:r>
      <w:r>
        <w:t xml:space="preserve"> [Eurostat news]. https://ec.europa.eu/eurostat/de/web/products-eurostat-news/-/edn-20200622-1</w:t>
      </w:r>
    </w:p>
    <w:p>
      <w:pPr>
        <w:pStyle w:val="BodyText"/>
      </w:pPr>
      <w:r>
        <w:t xml:space="preserve">Eurostat. (2020b, October 6). </w:t>
      </w:r>
      <w:r>
        <w:rPr>
          <w:iCs/>
          <w:i/>
        </w:rPr>
        <w:t xml:space="preserve">Which country imported the most face masks?</w:t>
      </w:r>
      <w:r>
        <w:t xml:space="preserve"> [Eurostat news]. https://ec.europa.eu/eurostat/web/products-eurostat-news/-/ddn-20201006-1</w:t>
      </w:r>
    </w:p>
    <w:p>
      <w:pPr>
        <w:pStyle w:val="BodyText"/>
      </w:pPr>
      <w:r>
        <w:t xml:space="preserve">Friedman, M. (1948). A monetary and fiscal framework for economic stability. </w:t>
      </w:r>
      <w:r>
        <w:rPr>
          <w:iCs/>
          <w:i/>
        </w:rPr>
        <w:t xml:space="preserve">American Economic Review, 38</w:t>
      </w:r>
      <w:r>
        <w:t xml:space="preserve">(3), 245–264.</w:t>
      </w:r>
    </w:p>
    <w:p>
      <w:pPr>
        <w:pStyle w:val="BodyText"/>
      </w:pPr>
      <w:r>
        <w:t xml:space="preserve">George, A. L., &amp; Holl, J. E. (1997). </w:t>
      </w:r>
      <w:r>
        <w:rPr>
          <w:iCs/>
          <w:i/>
        </w:rPr>
        <w:t xml:space="preserve">The warning-response problem and missed opportunities in preventive diplomacy.</w:t>
      </w:r>
      <w:r>
        <w:t xml:space="preserve"> Carnegie Corporation of New York.</w:t>
      </w:r>
    </w:p>
    <w:p>
      <w:pPr>
        <w:pStyle w:val="BodyText"/>
      </w:pPr>
      <w:r>
        <w:t xml:space="preserve">Gereffi, G. (2020). What does the COVID-19 pandemic teach us about global value chains? The case of medical supplies. </w:t>
      </w:r>
      <w:r>
        <w:rPr>
          <w:iCs/>
          <w:i/>
        </w:rPr>
        <w:t xml:space="preserve">Journal of International Business Policy, 3</w:t>
      </w:r>
      <w:r>
        <w:t xml:space="preserve">(3), 287–301. https://doi.org/10.1057/s42214-020-00062-w</w:t>
      </w:r>
    </w:p>
    <w:p>
      <w:pPr>
        <w:pStyle w:val="BodyText"/>
      </w:pPr>
      <w:r>
        <w:t xml:space="preserve">Hale, T., Angrist, N., Goldszmidt, R., Kira, B., Petherick, A., Phillips, T., Webster, S., Cameron-Blake, E., Hallas, L., Majumdar, S., &amp; Tatlow, H. (2021). A global panel database of pandemic policies (Oxford COVID-19 Government Response Tracker). </w:t>
      </w:r>
      <w:r>
        <w:rPr>
          <w:iCs/>
          <w:i/>
        </w:rPr>
        <w:t xml:space="preserve">Nature Human Behaviour, 5</w:t>
      </w:r>
      <w:r>
        <w:t xml:space="preserve">(4), 529–538. https://doi.org/10.1038/s41562-021-01079-8</w:t>
      </w:r>
    </w:p>
    <w:p>
      <w:pPr>
        <w:pStyle w:val="BodyText"/>
      </w:pPr>
      <w:r>
        <w:t xml:space="preserve">Hillier, D., &amp; Dempsey, B. (2012). </w:t>
      </w:r>
      <w:r>
        <w:rPr>
          <w:iCs/>
          <w:i/>
        </w:rPr>
        <w:t xml:space="preserve">A dangerous delay: The cost of late response to early warnings in the 2011 drought in the Horn of Africa.</w:t>
      </w:r>
      <w:r>
        <w:t xml:space="preserve"> Oxfam International &amp; Save the Children.</w:t>
      </w:r>
    </w:p>
    <w:p>
      <w:pPr>
        <w:pStyle w:val="BodyText"/>
      </w:pPr>
      <w:r>
        <w:t xml:space="preserve">Lindström, M. (2023). The COVID-19 pandemic and the timing of government response: A comparison of four Nordic countries March–June 2020. </w:t>
      </w:r>
      <w:r>
        <w:rPr>
          <w:iCs/>
          <w:i/>
        </w:rPr>
        <w:t xml:space="preserve">Scandinavian Journal of Public Health, 51</w:t>
      </w:r>
      <w:r>
        <w:t xml:space="preserve">(5), 754–758. https://doi.org/10.1177/14034948231171201</w:t>
      </w:r>
    </w:p>
    <w:p>
      <w:pPr>
        <w:pStyle w:val="BodyText"/>
      </w:pPr>
      <w:r>
        <w:t xml:space="preserve">McEvoy, E., &amp; Ferri, D. (2020). The role of the Joint Procurement Agreement during the COVID-19 pandemic: Assessing its usefulness and discussing its potential to support a European Health Union. </w:t>
      </w:r>
      <w:r>
        <w:rPr>
          <w:iCs/>
          <w:i/>
        </w:rPr>
        <w:t xml:space="preserve">European Journal of Risk Regulation, 11</w:t>
      </w:r>
      <w:r>
        <w:t xml:space="preserve">(4), 851–863. https://doi.org/10.1017/err.2020.91</w:t>
      </w:r>
    </w:p>
    <w:p>
      <w:pPr>
        <w:pStyle w:val="BodyText"/>
      </w:pPr>
      <w:r>
        <w:t xml:space="preserve">Ministerie van Volksgezondheid, Welzijn en Sport. (2021). </w:t>
      </w:r>
      <w:r>
        <w:rPr>
          <w:iCs/>
          <w:i/>
        </w:rPr>
        <w:t xml:space="preserve">Feitenreconstructie, tijdlijn: Persoonlijke beschermingsmiddelen, januari–juli 2020</w:t>
      </w:r>
      <w:r>
        <w:t xml:space="preserve"> [Programmadirectie Nafase COVID-19, with the Nederlandse School voor Openbaar Bestuur; adopted 9 April 2021]. https://www.eerstekamer.nl/overig/20230914/interactieve_tijdlijn_persoonlijke/document</w:t>
      </w:r>
    </w:p>
    <w:p>
      <w:pPr>
        <w:pStyle w:val="BodyText"/>
      </w:pPr>
      <w:r>
        <w:t xml:space="preserve">Ministry of Commerce of China, General Administration of Customs, &amp; National Medical Products Administration. (2020). </w:t>
      </w:r>
      <w:r>
        <w:rPr>
          <w:iCs/>
          <w:i/>
        </w:rPr>
        <w:t xml:space="preserve">Announcement No. 5 of 2020</w:t>
      </w:r>
      <w:r>
        <w:t xml:space="preserve"> [On the orderly export of medical supplies; 31 March 2020, effective 1 April 2020]. https://english.mofcom.gov.cn/Policies/AnnouncementsOrders/art/2020/art_80fb50993ff44cefb306a2e795ccc259.html</w:t>
      </w:r>
    </w:p>
    <w:p>
      <w:pPr>
        <w:pStyle w:val="BodyText"/>
      </w:pPr>
      <w:r>
        <w:t xml:space="preserve">Morales-Contreras, M. F., Leporati, M., &amp; Fratocchi, L. (2021). The impact of COVID-19 on supply decision-makers: The case of personal protective equipment in Spanish hospitals. </w:t>
      </w:r>
      <w:r>
        <w:rPr>
          <w:iCs/>
          <w:i/>
        </w:rPr>
        <w:t xml:space="preserve">BMC Health Services Research, 21</w:t>
      </w:r>
      <w:r>
        <w:t xml:space="preserve">, 1170. https://doi.org/10.1186/s12913-021-07202-9</w:t>
      </w:r>
    </w:p>
    <w:p>
      <w:pPr>
        <w:pStyle w:val="BodyText"/>
      </w:pPr>
      <w:r>
        <w:t xml:space="preserve">Muggah, R., &amp; Whitlock, M. (2022). Reflections on the evolution of conflict early warning. </w:t>
      </w:r>
      <w:r>
        <w:rPr>
          <w:iCs/>
          <w:i/>
        </w:rPr>
        <w:t xml:space="preserve">Stability: International Journal of Security and Development, 10</w:t>
      </w:r>
      <w:r>
        <w:t xml:space="preserve">(1). https://doi.org/10.5334/sta.857</w:t>
      </w:r>
    </w:p>
    <w:p>
      <w:pPr>
        <w:pStyle w:val="BodyText"/>
      </w:pPr>
      <w:r>
        <w:t xml:space="preserve">National Audit Office. (2020). </w:t>
      </w:r>
      <w:r>
        <w:rPr>
          <w:iCs/>
          <w:i/>
        </w:rPr>
        <w:t xml:space="preserve">The supply of personal protective equipment (PPE) during the COVID-19 pandemic</w:t>
      </w:r>
      <w:r>
        <w:t xml:space="preserve"> (HC 961, Session 2019–2021, 25 November 2020). https://www.nao.org.uk/wp-content/uploads/2020/11/The-supply-of-personal-protective-equipment-PPE-during-the-COVID-19-pandemic.pdf</w:t>
      </w:r>
    </w:p>
    <w:p>
      <w:pPr>
        <w:pStyle w:val="BodyText"/>
      </w:pPr>
      <w:r>
        <w:t xml:space="preserve">National Health Commission of China. (2020, March 2). </w:t>
      </w:r>
      <w:r>
        <w:rPr>
          <w:iCs/>
          <w:i/>
        </w:rPr>
        <w:t xml:space="preserve">China’s daily mask output exceeds 110 million units</w:t>
      </w:r>
      <w:r>
        <w:t xml:space="preserve"> [Xinhua report]. https://en.nhc.gov.cn/2020-03/03/c_77258.htm</w:t>
      </w:r>
    </w:p>
    <w:p>
      <w:pPr>
        <w:pStyle w:val="BodyText"/>
      </w:pPr>
      <w:r>
        <w:t xml:space="preserve">Siedschlag, I., &amp; Yan, W. (2020). </w:t>
      </w:r>
      <w:r>
        <w:rPr>
          <w:iCs/>
          <w:i/>
        </w:rPr>
        <w:t xml:space="preserve">Containing the COVID-19 pandemic: What determined the speed of government interventions?</w:t>
      </w:r>
      <w:r>
        <w:t xml:space="preserve"> (ESRI Working Paper No 680). Economic and Social Research Institute.</w:t>
      </w:r>
    </w:p>
    <w:p>
      <w:pPr>
        <w:pStyle w:val="BodyText"/>
      </w:pPr>
      <w:r>
        <w:t xml:space="preserve">Simchi-Levi, D., Schmidt, W., Wei, Y., Zhang, P. Y., Combs, K., Ge, Y., Gusikhin, O., Sanders, M., &amp; Zhang, D. (2015). Identifying risks and mitigating disruptions in the automotive supply chain. </w:t>
      </w:r>
      <w:r>
        <w:rPr>
          <w:iCs/>
          <w:i/>
        </w:rPr>
        <w:t xml:space="preserve">Interfaces, 45</w:t>
      </w:r>
      <w:r>
        <w:t xml:space="preserve">(5), 375–390. https://doi.org/10.1287/inte.2015.0804</w:t>
      </w:r>
    </w:p>
    <w:p>
      <w:pPr>
        <w:pStyle w:val="BodyText"/>
        <w:rPr>
          <w:ins w:id="1180" w:author="Claude" w:date="2026-10-28T00:00:00Z"/>
        </w:rPr>
      </w:pPr>
      <w:ins w:id="1181" w:author="Claude" w:date="2026-10-28T00:00:00Z">
        <w:r>
          <w:t xml:space="preserve">SOU 2020:80. (2020). Äldreomsorgen under pandemin [First interim report of the Corona Commission]. Statens offentliga utredningar. https://regeringen.se/contentassets/a8e708fff5e84279bf11adbd0f78fcc1/sou_2020_80_aldreomsorgen-under-pandemin.pdf</w:t>
        </w:r>
      </w:ins>
    </w:p>
    <w:p>
      <w:pPr>
        <w:pStyle w:val="BodyText"/>
      </w:pPr>
      <w:r>
        <w:t xml:space="preserve">SOU 2021:89. (2021). </w:t>
      </w:r>
      <w:r>
        <w:rPr>
          <w:iCs/>
          <w:i/>
        </w:rPr>
        <w:t xml:space="preserve">Sverige under pandemin: Volym 1, Smittspridning och smittskydd</w:t>
      </w:r>
      <w:r>
        <w:t xml:space="preserve"> [Interim report of the Corona Commission]. Statens offentliga utredningar. https://regeringen.se/contentassets/e1c4a1033b9042fe96c0b2a3f453ff1d/sverige-under-pandemin-volym-1_webb-1.pdf</w:t>
      </w:r>
    </w:p>
    <w:p>
      <w:pPr>
        <w:pStyle w:val="BodyText"/>
      </w:pPr>
      <w:r>
        <w:t xml:space="preserve">SOU 2022:10. (2022). </w:t>
      </w:r>
      <w:r>
        <w:rPr>
          <w:iCs/>
          <w:i/>
        </w:rPr>
        <w:t xml:space="preserve">Sverige under pandemin</w:t>
      </w:r>
      <w:r>
        <w:t xml:space="preserve"> [Final report of the Corona Commission; 17 February 2022]. Statens offentliga utredningar. https://data.riksdagen.se/dokument/HAB310.html</w:t>
      </w:r>
    </w:p>
    <w:p>
      <w:pPr>
        <w:pStyle w:val="BodyText"/>
      </w:pPr>
      <w:r>
        <w:t xml:space="preserve">Sénat. (2020). </w:t>
      </w:r>
      <w:r>
        <w:rPr>
          <w:iCs/>
          <w:i/>
        </w:rPr>
        <w:t xml:space="preserve">Rapport fait au nom de la commission d’enquête pour l’évaluation des politiques publiques face aux grandes pandémies à la lumière de la crise sanitaire de la covid-19 et de sa gestion</w:t>
      </w:r>
      <w:r>
        <w:t xml:space="preserve"> (Rapport n° 199, 2020–2021; C. Deroche, B. Jomier, &amp; S. Vermeillet, rapporteurs; 8 December 2020). https://www.senat.fr/rap/r20-199-1/r20-199-11.pdf</w:t>
      </w:r>
    </w:p>
    <w:p>
      <w:pPr>
        <w:pStyle w:val="BodyText"/>
        <w:rPr>
          <w:ins w:id="1178" w:author="Claude" w:date="2026-10-28T00:00:00Z"/>
        </w:rPr>
      </w:pPr>
      <w:ins w:id="1179" w:author="Claude" w:date="2026-10-28T00:00:00Z">
        <w:r>
          <w:t xml:space="preserve">Service public fédéral Economie. (2020). Arrêté ministériel du 23 mars 2020 portant des mesures particulières dans le cadre la pandémie de SRAS-CoV-2 basées sur le livre XVIII du Code de droit économique. Moniteur belge, 23 March 2020 (2nd ed.), 17611–17613.</w:t>
        </w:r>
      </w:ins>
    </w:p>
    <w:p>
      <w:pPr>
        <w:pStyle w:val="BodyText"/>
      </w:pPr>
      <w:r>
        <w:t xml:space="preserve">Yicai Global. (2020, April 6). </w:t>
      </w:r>
      <w:r>
        <w:rPr>
          <w:iCs/>
          <w:i/>
        </w:rPr>
        <w:t xml:space="preserve">China has exported 3.86 billion face masks worldwide.</w:t>
      </w:r>
      <w:r>
        <w:t xml:space="preserve"> https://yicaiglobal.com/news/china-has-exported-386-billion-face-masks-worldwide</w:t>
      </w:r>
    </w:p>
    <w:bookmarkEnd w:id="40"/>
    <w:bookmarkStart w:id="41" w:name="figure-legends"/>
    <w:p>
      <w:pPr>
        <w:pStyle w:val="Heading1"/>
      </w:pPr>
      <w:r>
        <w:t xml:space="preserve">Figure legends</w:t>
      </w:r>
    </w:p>
    <w:p>
      <w:pPr>
        <w:pStyle w:val="FirstParagraph"/>
      </w:pPr>
      <w:r>
        <w:rPr>
          <w:bCs/>
          <w:b/>
        </w:rPr>
        <w:t xml:space="preserve">Figure 1.</w:t>
      </w:r>
      <w:r>
        <w:t xml:space="preserve"> Belgian federal orders of masks from commercial suppliers, each paired with the first delivery of that same order, in days from 30 January 2020. Squares mark orders and circles first deliveries; labels give the paired lag. The open square and dotted line show the first order under reading A of the contested testimony (31 January); the solid line on the same row shows reading B (4 March). The shaded band is the period over which China exported 3.86 billion masks; the dashed line marks China’s export controls.</w:t>
      </w:r>
    </w:p>
    <w:p>
      <w:pPr>
        <w:pStyle w:val="BodyText"/>
      </w:pPr>
      <w:r>
        <w:rPr>
          <w:bCs/>
          <w:b/>
        </w:rPr>
        <w:t xml:space="preserve">Figure 2.</w:t>
      </w:r>
      <w:r>
        <w:t xml:space="preserve"> First firm order, first binding act and first delivery of PPE to a distribution level for each case, in days from 30 January 2020. Filled symbols mark exact dates; bars with open ends mark windows; the open circle with an arrow marks a lower bound; the cross marks the EU’s first tender, which is not a firm order. The grey lines and diamond show the Belgian 3M order and its delivery on day 57 under reading B (solid, order day 34) and reading A (dotted, order day 1). Dashed vertical lines mark dated supply events in China; the shaded band is the period over which China exported 3.86 billion masks.</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or Supply? Testing Explanations of Delay Between a Pandemic Warning and the Delivery of Protective Equipment</dc:title>
  <dc:creator/>
  <cp:keywords/>
  <dcterms:created xsi:type="dcterms:W3CDTF">2026-10-20T12:25:53Z</dcterms:created>
  <dcterms:modified xsi:type="dcterms:W3CDTF">2026-10-20T12:25:53Z</dcterms:modified>
</cp:coreProperties>
</file>

<file path=docProps/custom.xml><?xml version="1.0" encoding="utf-8"?>
<Properties xmlns="http://schemas.openxmlformats.org/officeDocument/2006/custom-properties" xmlns:vt="http://schemas.openxmlformats.org/officeDocument/2006/docPropsVTypes"/>
</file>